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9436" w14:textId="689F032F" w:rsidR="008C12D9" w:rsidRDefault="00DA6B68" w:rsidP="0060002F">
      <w:pPr>
        <w:pStyle w:val="SectionTitle"/>
        <w:ind w:left="0" w:right="15"/>
      </w:pPr>
      <w:r>
        <w:t>INTRO</w:t>
      </w:r>
    </w:p>
    <w:p w14:paraId="01DB0E76" w14:textId="77777777" w:rsidR="008C12D9" w:rsidRDefault="008C12D9"/>
    <w:p w14:paraId="78803965" w14:textId="046FAE1A" w:rsidR="00F245A5" w:rsidRDefault="00DA6B68" w:rsidP="00DA6B68">
      <w:pPr>
        <w:jc w:val="both"/>
      </w:pPr>
      <w:r w:rsidRPr="00DA6B68">
        <w:rPr>
          <w:b/>
          <w:bCs/>
        </w:rPr>
        <w:t>INT0</w:t>
      </w:r>
      <w:r>
        <w:tab/>
      </w:r>
      <w:r w:rsidRPr="00DA6B68">
        <w:t>Good Morning Good morning/Good afternoon, may I please speak with [RECALL SAMPLE NAME]?</w:t>
      </w:r>
    </w:p>
    <w:p w14:paraId="432FCCA8" w14:textId="77777777" w:rsidR="00DA6B68" w:rsidRDefault="00DA6B68" w:rsidP="00DA6B68">
      <w:pPr>
        <w:jc w:val="both"/>
      </w:pPr>
    </w:p>
    <w:p w14:paraId="7F4A63E6" w14:textId="5A72DA57" w:rsidR="00DA6B68" w:rsidRPr="00DA6B68" w:rsidRDefault="00DA6B68" w:rsidP="00DA6B68">
      <w:pPr>
        <w:ind w:left="1440" w:hanging="720"/>
        <w:rPr>
          <w:b/>
          <w:bCs/>
          <w:shd w:val="clear" w:color="auto" w:fill="DAE9F7" w:themeFill="text2" w:themeFillTint="1A"/>
        </w:rPr>
      </w:pPr>
      <w:r w:rsidRPr="00DA6B68">
        <w:rPr>
          <w:b/>
          <w:bCs/>
          <w:shd w:val="clear" w:color="auto" w:fill="DAE9F7" w:themeFill="text2" w:themeFillTint="1A"/>
        </w:rPr>
        <w:t>IF PERSON (RECEPTIONIST OR ASSISTANT) ASKS WHAT THIS IS ABOUT GO TO INT1</w:t>
      </w:r>
    </w:p>
    <w:p w14:paraId="63E75A99" w14:textId="2E4CBED2" w:rsidR="00DA6B68" w:rsidRPr="00DA6B68" w:rsidRDefault="00DA6B68" w:rsidP="00DA6B68">
      <w:pPr>
        <w:ind w:left="1440" w:hanging="720"/>
        <w:rPr>
          <w:b/>
          <w:bCs/>
          <w:shd w:val="clear" w:color="auto" w:fill="DAE9F7" w:themeFill="text2" w:themeFillTint="1A"/>
        </w:rPr>
      </w:pPr>
      <w:r w:rsidRPr="00DA6B68">
        <w:rPr>
          <w:b/>
          <w:bCs/>
          <w:shd w:val="clear" w:color="auto" w:fill="DAE9F7" w:themeFill="text2" w:themeFillTint="1A"/>
        </w:rPr>
        <w:t>IF RESPONDENT PICKS-UP, GO TO INT2</w:t>
      </w:r>
    </w:p>
    <w:p w14:paraId="059DA321" w14:textId="3D8B9CF0" w:rsidR="00DA6B68" w:rsidRDefault="00DA6B68" w:rsidP="00DA6B68">
      <w:pPr>
        <w:jc w:val="both"/>
        <w:rPr>
          <w:b/>
          <w:bCs/>
        </w:rPr>
      </w:pPr>
    </w:p>
    <w:p w14:paraId="62E4C2FC" w14:textId="66D052F7" w:rsidR="00AB778B" w:rsidRDefault="00DA6B68" w:rsidP="00AB778B">
      <w:pPr>
        <w:pStyle w:val="Question1"/>
      </w:pPr>
      <w:r>
        <w:rPr>
          <w:b/>
          <w:bCs/>
        </w:rPr>
        <w:t>INT1</w:t>
      </w:r>
      <w:r w:rsidR="009E5868">
        <w:tab/>
      </w:r>
      <w:r w:rsidRPr="00DA6B68">
        <w:t>My name is __________________ from Cube Research, an independent research firm. We’re calling on behalf of National Bank Independent Network. I believe [MR/MRS NAME] received an email from NBIN to let him/her know we would be calling. NBIN is dedicated to enhancing their client experience and, as such, has commissioned us to follow up on the service it offers its clients. This survey will take approximately 10 minutes to complete.</w:t>
      </w:r>
    </w:p>
    <w:p w14:paraId="72D3040B" w14:textId="77777777" w:rsidR="008C12D9" w:rsidRDefault="008C12D9"/>
    <w:p w14:paraId="30F64FA8" w14:textId="2FA81F90" w:rsidR="00DA6B68" w:rsidRPr="00DA6B68" w:rsidRDefault="00DA6B68" w:rsidP="00DA6B68">
      <w:pPr>
        <w:ind w:left="709" w:hanging="11"/>
        <w:rPr>
          <w:b/>
          <w:bCs/>
          <w:shd w:val="clear" w:color="auto" w:fill="DAE9F7" w:themeFill="text2" w:themeFillTint="1A"/>
        </w:rPr>
      </w:pPr>
      <w:r w:rsidRPr="00DA6B68">
        <w:rPr>
          <w:b/>
          <w:bCs/>
          <w:shd w:val="clear" w:color="auto" w:fill="DAE9F7" w:themeFill="text2" w:themeFillTint="1A"/>
        </w:rPr>
        <w:t>IF RECEPTIONIST/ASSISTANT SAYS NOT AVAILABLE: Would it be possible to schedule a time for me to call-back?</w:t>
      </w:r>
      <w:r>
        <w:rPr>
          <w:b/>
          <w:bCs/>
          <w:shd w:val="clear" w:color="auto" w:fill="DAE9F7" w:themeFill="text2" w:themeFillTint="1A"/>
        </w:rPr>
        <w:t xml:space="preserve"> </w:t>
      </w:r>
      <w:r w:rsidRPr="00DA6B68">
        <w:rPr>
          <w:b/>
          <w:bCs/>
          <w:shd w:val="clear" w:color="auto" w:fill="DAE9F7" w:themeFill="text2" w:themeFillTint="1A"/>
        </w:rPr>
        <w:t>SCHEDULE CALL- BACK, THANK AND TERMINATE</w:t>
      </w:r>
    </w:p>
    <w:p w14:paraId="745AA915" w14:textId="77777777" w:rsidR="00DA6B68" w:rsidRPr="00DA6B68" w:rsidRDefault="00DA6B68" w:rsidP="00DA6B68">
      <w:pPr>
        <w:ind w:left="1440" w:hanging="720"/>
        <w:rPr>
          <w:b/>
          <w:bCs/>
          <w:shd w:val="clear" w:color="auto" w:fill="DAE9F7" w:themeFill="text2" w:themeFillTint="1A"/>
        </w:rPr>
      </w:pPr>
    </w:p>
    <w:p w14:paraId="022612CE" w14:textId="70CCA30F" w:rsidR="00DA6B68" w:rsidRPr="00DA6B68" w:rsidRDefault="00DA6B68" w:rsidP="00DA6B68">
      <w:pPr>
        <w:ind w:left="1440" w:hanging="720"/>
        <w:rPr>
          <w:b/>
          <w:bCs/>
          <w:shd w:val="clear" w:color="auto" w:fill="DAE9F7" w:themeFill="text2" w:themeFillTint="1A"/>
        </w:rPr>
      </w:pPr>
      <w:r w:rsidRPr="00DA6B68">
        <w:rPr>
          <w:b/>
          <w:bCs/>
          <w:shd w:val="clear" w:color="auto" w:fill="DAE9F7" w:themeFill="text2" w:themeFillTint="1A"/>
        </w:rPr>
        <w:t>IF RECEPTIONIST/ASSISTANT TRANSFERS YOU TO RESPONDENT, GO TO INT2</w:t>
      </w:r>
    </w:p>
    <w:p w14:paraId="40DEBB55" w14:textId="77777777" w:rsidR="00DA6B68" w:rsidRPr="00DA6B68" w:rsidRDefault="00DA6B68" w:rsidP="00DA6B68">
      <w:pPr>
        <w:pStyle w:val="Respshort"/>
        <w:rPr>
          <w:sz w:val="20"/>
          <w:szCs w:val="20"/>
        </w:rPr>
      </w:pPr>
    </w:p>
    <w:p w14:paraId="7A50E30F" w14:textId="77777777" w:rsidR="00F245A5" w:rsidRDefault="00F245A5" w:rsidP="004B3E0D">
      <w:pPr>
        <w:pStyle w:val="Respshort"/>
        <w:rPr>
          <w:sz w:val="20"/>
          <w:szCs w:val="20"/>
        </w:rPr>
      </w:pPr>
    </w:p>
    <w:p w14:paraId="49C85A7D" w14:textId="75B8F949" w:rsidR="00DA6B68" w:rsidRDefault="00DA6B68" w:rsidP="00AB778B">
      <w:pPr>
        <w:ind w:left="720" w:hanging="720"/>
      </w:pPr>
      <w:r>
        <w:rPr>
          <w:b/>
          <w:bCs/>
        </w:rPr>
        <w:t>INT2</w:t>
      </w:r>
      <w:r>
        <w:rPr>
          <w:b/>
          <w:bCs/>
        </w:rPr>
        <w:tab/>
      </w:r>
      <w:r w:rsidRPr="00DA6B68">
        <w:t xml:space="preserve">My name is __________________ from Cube Research, an independent research firm. We’re calling on behalf of National Bank Independent Network. I believe you received an email from NBIN to let you know we would be calling. NBIN is dedicated to enhancing their client experience and, as such, has commissioned us to follow up on the service it offers its clients. Please rest assured your responses will remain confidential.  May I please ask you a few questions?  </w:t>
      </w:r>
      <w:r w:rsidRPr="00DA6B68">
        <w:rPr>
          <w:b/>
          <w:bCs/>
        </w:rPr>
        <w:t>IF ASKS:</w:t>
      </w:r>
      <w:r w:rsidRPr="00DA6B68">
        <w:t xml:space="preserve"> This survey will take approximately 10 minutes to complete.</w:t>
      </w:r>
    </w:p>
    <w:p w14:paraId="460F8230" w14:textId="77777777" w:rsidR="00DA6B68" w:rsidRPr="00DA6B68" w:rsidRDefault="00DA6B68" w:rsidP="00DA6B68">
      <w:pPr>
        <w:pStyle w:val="Respshort"/>
        <w:rPr>
          <w:sz w:val="20"/>
          <w:szCs w:val="20"/>
        </w:rPr>
      </w:pPr>
    </w:p>
    <w:p w14:paraId="38603516" w14:textId="6B0589E6" w:rsidR="00DA6B68" w:rsidRPr="00DA6B68" w:rsidRDefault="00DA6B68" w:rsidP="00DA6B68">
      <w:pPr>
        <w:pStyle w:val="Respshort"/>
        <w:rPr>
          <w:sz w:val="20"/>
          <w:szCs w:val="20"/>
        </w:rPr>
      </w:pPr>
      <w:r w:rsidRPr="00DA6B68">
        <w:rPr>
          <w:sz w:val="20"/>
          <w:szCs w:val="20"/>
        </w:rPr>
        <w:t>YES</w:t>
      </w:r>
      <w:r>
        <w:rPr>
          <w:sz w:val="20"/>
          <w:szCs w:val="20"/>
        </w:rPr>
        <w:tab/>
        <w:t>1</w:t>
      </w:r>
      <w:r>
        <w:rPr>
          <w:sz w:val="20"/>
          <w:szCs w:val="20"/>
        </w:rPr>
        <w:tab/>
      </w:r>
      <w:r w:rsidRPr="00DA6B68">
        <w:rPr>
          <w:b/>
          <w:bCs/>
          <w:sz w:val="20"/>
          <w:szCs w:val="20"/>
        </w:rPr>
        <w:t>THANK AND GO TO Q2</w:t>
      </w:r>
    </w:p>
    <w:p w14:paraId="5DE156DF" w14:textId="5D3B49D4" w:rsidR="00DA6B68" w:rsidRPr="00DA6B68" w:rsidRDefault="00DA6B68" w:rsidP="00DA6B68">
      <w:pPr>
        <w:pStyle w:val="Respshort"/>
        <w:rPr>
          <w:sz w:val="20"/>
          <w:szCs w:val="20"/>
        </w:rPr>
      </w:pPr>
      <w:r w:rsidRPr="00DA6B68">
        <w:rPr>
          <w:sz w:val="20"/>
          <w:szCs w:val="20"/>
        </w:rPr>
        <w:t>NO, NOT NOW/NOT AVAILABLE</w:t>
      </w:r>
      <w:r>
        <w:rPr>
          <w:sz w:val="20"/>
          <w:szCs w:val="20"/>
        </w:rPr>
        <w:tab/>
        <w:t>2</w:t>
      </w:r>
      <w:r>
        <w:rPr>
          <w:sz w:val="20"/>
          <w:szCs w:val="20"/>
        </w:rPr>
        <w:tab/>
      </w:r>
      <w:r w:rsidRPr="00DA6B68">
        <w:rPr>
          <w:b/>
          <w:bCs/>
          <w:sz w:val="20"/>
          <w:szCs w:val="20"/>
        </w:rPr>
        <w:t>SCHEDULE CALL-BACK</w:t>
      </w:r>
    </w:p>
    <w:p w14:paraId="28CE8699" w14:textId="641694F7" w:rsidR="00DA6B68" w:rsidRPr="00DA6B68" w:rsidRDefault="00DA6B68" w:rsidP="00DA6B68">
      <w:pPr>
        <w:pStyle w:val="Respshort"/>
        <w:ind w:left="8222" w:hanging="7502"/>
        <w:rPr>
          <w:sz w:val="20"/>
          <w:szCs w:val="20"/>
        </w:rPr>
      </w:pPr>
      <w:r w:rsidRPr="00DA6B68">
        <w:rPr>
          <w:sz w:val="20"/>
          <w:szCs w:val="20"/>
        </w:rPr>
        <w:t xml:space="preserve">NO, NOT INTERESTED/REFUSES </w:t>
      </w:r>
      <w:r>
        <w:rPr>
          <w:sz w:val="20"/>
          <w:szCs w:val="20"/>
        </w:rPr>
        <w:tab/>
        <w:t>9</w:t>
      </w:r>
      <w:r>
        <w:rPr>
          <w:sz w:val="20"/>
          <w:szCs w:val="20"/>
        </w:rPr>
        <w:tab/>
      </w:r>
      <w:r w:rsidRPr="00DA6B68">
        <w:rPr>
          <w:b/>
          <w:bCs/>
          <w:sz w:val="20"/>
          <w:szCs w:val="20"/>
        </w:rPr>
        <w:t>THANK AND TERMINATE</w:t>
      </w:r>
    </w:p>
    <w:p w14:paraId="3156ADC1" w14:textId="4BDC2E84" w:rsidR="00DA6B68" w:rsidRDefault="00DA6B68" w:rsidP="00DA6B68">
      <w:pPr>
        <w:pStyle w:val="SectionTitle"/>
        <w:ind w:left="0" w:right="15"/>
      </w:pPr>
      <w:r>
        <w:t>SECTION A  - OVERALL METRICS</w:t>
      </w:r>
    </w:p>
    <w:p w14:paraId="44F5C2AE" w14:textId="77777777" w:rsidR="00DA6B68" w:rsidRPr="00DA6B68" w:rsidRDefault="00DA6B68" w:rsidP="00AB778B">
      <w:pPr>
        <w:ind w:left="720" w:hanging="720"/>
      </w:pPr>
    </w:p>
    <w:p w14:paraId="28BE44E3" w14:textId="5EEC14D6" w:rsidR="00132E2E" w:rsidRDefault="0022437C" w:rsidP="00AB778B">
      <w:pPr>
        <w:ind w:left="720" w:hanging="720"/>
      </w:pPr>
      <w:r>
        <w:rPr>
          <w:b/>
          <w:bCs/>
        </w:rPr>
        <w:t>*</w:t>
      </w:r>
      <w:r w:rsidR="00AB778B" w:rsidRPr="00AB778B">
        <w:rPr>
          <w:b/>
          <w:bCs/>
        </w:rPr>
        <w:t>QA</w:t>
      </w:r>
      <w:r w:rsidR="00DA6B68">
        <w:rPr>
          <w:b/>
          <w:bCs/>
        </w:rPr>
        <w:t>1</w:t>
      </w:r>
      <w:r w:rsidR="00AB778B">
        <w:tab/>
      </w:r>
      <w:r w:rsidR="00DA6B68" w:rsidRPr="00DA6B68">
        <w:t xml:space="preserve">Over the past 12 months, how often have you been in contact with anyone at NBIN, whether by phone, email or in person? Would you say… </w:t>
      </w:r>
      <w:r w:rsidR="00312208">
        <w:rPr>
          <w:b/>
          <w:bCs/>
          <w:shd w:val="clear" w:color="auto" w:fill="DAE9F7" w:themeFill="text2" w:themeFillTint="1A"/>
        </w:rPr>
        <w:t>INTERVIEWER: R</w:t>
      </w:r>
      <w:r w:rsidR="00DA6B68" w:rsidRPr="00DA6B68">
        <w:rPr>
          <w:b/>
          <w:bCs/>
          <w:shd w:val="clear" w:color="auto" w:fill="DAE9F7" w:themeFill="text2" w:themeFillTint="1A"/>
        </w:rPr>
        <w:t>EAD, STOP READING WHEN ANSWER IS ATTAINED</w:t>
      </w:r>
    </w:p>
    <w:p w14:paraId="157AD63B" w14:textId="77777777" w:rsidR="00AB778B" w:rsidRPr="00DA6B68" w:rsidRDefault="00AB778B" w:rsidP="00DA6B68">
      <w:pPr>
        <w:pStyle w:val="Respshort"/>
        <w:ind w:left="8222" w:hanging="7502"/>
        <w:rPr>
          <w:sz w:val="20"/>
          <w:szCs w:val="20"/>
        </w:rPr>
      </w:pPr>
    </w:p>
    <w:p w14:paraId="4B75258E" w14:textId="69A66391" w:rsidR="00DA6B68" w:rsidRPr="00DA6B68" w:rsidRDefault="00DA6B68" w:rsidP="00DA6B68">
      <w:pPr>
        <w:pStyle w:val="Respshort"/>
        <w:ind w:left="8222" w:hanging="7502"/>
        <w:rPr>
          <w:sz w:val="20"/>
          <w:szCs w:val="20"/>
        </w:rPr>
      </w:pPr>
      <w:r w:rsidRPr="00DA6B68">
        <w:rPr>
          <w:sz w:val="20"/>
          <w:szCs w:val="20"/>
        </w:rPr>
        <w:t>Daily</w:t>
      </w:r>
      <w:r>
        <w:rPr>
          <w:sz w:val="20"/>
          <w:szCs w:val="20"/>
        </w:rPr>
        <w:tab/>
        <w:t>1</w:t>
      </w:r>
    </w:p>
    <w:p w14:paraId="682E920C" w14:textId="2F469063" w:rsidR="00DA6B68" w:rsidRPr="00DA6B68" w:rsidRDefault="00DA6B68" w:rsidP="00DA6B68">
      <w:pPr>
        <w:pStyle w:val="Respshort"/>
        <w:ind w:left="8222" w:hanging="7502"/>
        <w:rPr>
          <w:sz w:val="20"/>
          <w:szCs w:val="20"/>
        </w:rPr>
      </w:pPr>
      <w:r w:rsidRPr="00DA6B68">
        <w:rPr>
          <w:sz w:val="20"/>
          <w:szCs w:val="20"/>
        </w:rPr>
        <w:t>Weekly</w:t>
      </w:r>
      <w:r>
        <w:rPr>
          <w:sz w:val="20"/>
          <w:szCs w:val="20"/>
        </w:rPr>
        <w:tab/>
        <w:t>2</w:t>
      </w:r>
    </w:p>
    <w:p w14:paraId="5DA5D1EA" w14:textId="411DF038" w:rsidR="00DA6B68" w:rsidRPr="00DA6B68" w:rsidRDefault="00DA6B68" w:rsidP="00DA6B68">
      <w:pPr>
        <w:pStyle w:val="Respshort"/>
        <w:ind w:left="8222" w:hanging="7502"/>
        <w:rPr>
          <w:sz w:val="20"/>
          <w:szCs w:val="20"/>
        </w:rPr>
      </w:pPr>
      <w:r w:rsidRPr="00DA6B68">
        <w:rPr>
          <w:sz w:val="20"/>
          <w:szCs w:val="20"/>
        </w:rPr>
        <w:t>Monthly</w:t>
      </w:r>
      <w:r>
        <w:rPr>
          <w:sz w:val="20"/>
          <w:szCs w:val="20"/>
        </w:rPr>
        <w:tab/>
        <w:t>3</w:t>
      </w:r>
    </w:p>
    <w:p w14:paraId="3D72EC01" w14:textId="34956E69" w:rsidR="00DA6B68" w:rsidRPr="00DA6B68" w:rsidRDefault="00DA6B68" w:rsidP="00DA6B68">
      <w:pPr>
        <w:pStyle w:val="Respshort"/>
        <w:ind w:left="8222" w:hanging="7502"/>
        <w:rPr>
          <w:sz w:val="20"/>
          <w:szCs w:val="20"/>
        </w:rPr>
      </w:pPr>
      <w:r w:rsidRPr="00DA6B68">
        <w:rPr>
          <w:sz w:val="20"/>
          <w:szCs w:val="20"/>
        </w:rPr>
        <w:t>Quarterly</w:t>
      </w:r>
      <w:r>
        <w:rPr>
          <w:sz w:val="20"/>
          <w:szCs w:val="20"/>
        </w:rPr>
        <w:tab/>
        <w:t>4</w:t>
      </w:r>
    </w:p>
    <w:p w14:paraId="7CD4AEB6" w14:textId="63B9725B" w:rsidR="00DA6B68" w:rsidRPr="00DA6B68" w:rsidRDefault="00DA6B68" w:rsidP="00DA6B68">
      <w:pPr>
        <w:pStyle w:val="Respshort"/>
        <w:ind w:left="8222" w:hanging="7502"/>
        <w:rPr>
          <w:sz w:val="20"/>
          <w:szCs w:val="20"/>
        </w:rPr>
      </w:pPr>
      <w:r w:rsidRPr="00DA6B68">
        <w:rPr>
          <w:sz w:val="20"/>
          <w:szCs w:val="20"/>
        </w:rPr>
        <w:t>Annually</w:t>
      </w:r>
      <w:r>
        <w:rPr>
          <w:sz w:val="20"/>
          <w:szCs w:val="20"/>
        </w:rPr>
        <w:tab/>
        <w:t>5</w:t>
      </w:r>
    </w:p>
    <w:p w14:paraId="063F7FD8" w14:textId="5C650072" w:rsidR="00DA6B68" w:rsidRPr="00DA6B68" w:rsidRDefault="00DA6B68" w:rsidP="00DA6B68">
      <w:pPr>
        <w:pStyle w:val="Respshort"/>
        <w:ind w:left="8222" w:hanging="7502"/>
        <w:rPr>
          <w:sz w:val="20"/>
          <w:szCs w:val="20"/>
        </w:rPr>
      </w:pPr>
      <w:r w:rsidRPr="00DA6B68">
        <w:rPr>
          <w:b/>
          <w:bCs/>
          <w:sz w:val="20"/>
          <w:szCs w:val="20"/>
          <w:shd w:val="clear" w:color="auto" w:fill="DAE9F7" w:themeFill="text2" w:themeFillTint="1A"/>
        </w:rPr>
        <w:t xml:space="preserve">(DO NOT READ) </w:t>
      </w:r>
      <w:r w:rsidRPr="00DA6B68">
        <w:rPr>
          <w:sz w:val="20"/>
          <w:szCs w:val="20"/>
        </w:rPr>
        <w:t xml:space="preserve">Never </w:t>
      </w:r>
      <w:r>
        <w:rPr>
          <w:sz w:val="20"/>
          <w:szCs w:val="20"/>
        </w:rPr>
        <w:tab/>
        <w:t>9</w:t>
      </w:r>
      <w:r>
        <w:rPr>
          <w:sz w:val="20"/>
          <w:szCs w:val="20"/>
        </w:rPr>
        <w:tab/>
      </w:r>
      <w:r w:rsidRPr="00DA6B68">
        <w:rPr>
          <w:b/>
          <w:bCs/>
          <w:sz w:val="20"/>
          <w:szCs w:val="20"/>
        </w:rPr>
        <w:t>THANK AND TERMINATE</w:t>
      </w:r>
    </w:p>
    <w:p w14:paraId="6CBFAC3F" w14:textId="77777777" w:rsidR="00DA6B68" w:rsidRDefault="00DA6B68" w:rsidP="00DA6B68">
      <w:pPr>
        <w:ind w:left="720" w:hanging="720"/>
        <w:rPr>
          <w:b/>
          <w:bCs/>
        </w:rPr>
      </w:pPr>
    </w:p>
    <w:p w14:paraId="12E973E8" w14:textId="21E84A42" w:rsidR="00DA6B68" w:rsidRDefault="0022437C" w:rsidP="00201D42">
      <w:pPr>
        <w:widowControl w:val="0"/>
        <w:ind w:left="720" w:hanging="720"/>
      </w:pPr>
      <w:r>
        <w:rPr>
          <w:b/>
          <w:bCs/>
        </w:rPr>
        <w:t>*</w:t>
      </w:r>
      <w:r w:rsidR="00DA6B68" w:rsidRPr="00AB778B">
        <w:rPr>
          <w:b/>
          <w:bCs/>
        </w:rPr>
        <w:t>Q</w:t>
      </w:r>
      <w:r w:rsidR="00DA6B68">
        <w:rPr>
          <w:b/>
          <w:bCs/>
        </w:rPr>
        <w:t>A2</w:t>
      </w:r>
      <w:r w:rsidR="00DA6B68">
        <w:tab/>
      </w:r>
      <w:r w:rsidR="00DA6B68" w:rsidRPr="00DA6B68">
        <w:t>Thinking about your overall experience over the past 12 months, how satisfied are you with NBIN? Please use a scale of 1 to 10, where 1 means extremely dissatisfied and 10 means extremely satisfied.</w:t>
      </w:r>
    </w:p>
    <w:p w14:paraId="7C38A266" w14:textId="23BB2488" w:rsidR="00DA6B68" w:rsidRDefault="00DA6B68" w:rsidP="00201D42">
      <w:pPr>
        <w:widowControl w:val="0"/>
        <w:ind w:left="720" w:hanging="720"/>
        <w:rPr>
          <w:b/>
          <w:bCs/>
        </w:rPr>
      </w:pPr>
      <w:r>
        <w:rPr>
          <w:b/>
          <w:bCs/>
        </w:rPr>
        <w:tab/>
      </w:r>
    </w:p>
    <w:p w14:paraId="209B0535" w14:textId="1F1BBFE1" w:rsidR="00DA6B68" w:rsidRDefault="00DA6B68" w:rsidP="00201D42">
      <w:pPr>
        <w:pStyle w:val="ProgrammerInstr"/>
        <w:keepNext w:val="0"/>
        <w:widowControl w:val="0"/>
        <w:ind w:left="709"/>
      </w:pPr>
      <w:r>
        <w:t>PROGRAMMER:  1 TO 10 SCALE, 2 ANCHOR POINTS: 1=EXTREMELY DISSATISFIED; 10=EXTREMELY SATISFIED</w:t>
      </w:r>
    </w:p>
    <w:p w14:paraId="39B04635" w14:textId="77777777" w:rsidR="00DA6B68" w:rsidRDefault="00DA6B68" w:rsidP="00DA6B68">
      <w:pPr>
        <w:ind w:left="720" w:hanging="720"/>
      </w:pPr>
    </w:p>
    <w:p w14:paraId="211034A5" w14:textId="77777777" w:rsidR="00DA6B68" w:rsidRPr="00DA6B68" w:rsidRDefault="00DA6B68" w:rsidP="00DA6B68">
      <w:pPr>
        <w:pStyle w:val="Respshort"/>
        <w:ind w:left="8222" w:hanging="7502"/>
        <w:rPr>
          <w:sz w:val="20"/>
          <w:szCs w:val="20"/>
        </w:rPr>
      </w:pPr>
    </w:p>
    <w:p w14:paraId="557688FB" w14:textId="6028E690" w:rsidR="009D45AD" w:rsidRPr="009D45AD" w:rsidRDefault="0022437C" w:rsidP="009D45AD">
      <w:pPr>
        <w:pStyle w:val="Question1"/>
      </w:pPr>
      <w:r>
        <w:rPr>
          <w:b/>
          <w:bCs/>
        </w:rPr>
        <w:t>*</w:t>
      </w:r>
      <w:r w:rsidR="009D45AD" w:rsidRPr="009D45AD">
        <w:rPr>
          <w:b/>
          <w:bCs/>
        </w:rPr>
        <w:t>QA</w:t>
      </w:r>
      <w:r w:rsidR="00C73A9F">
        <w:rPr>
          <w:b/>
          <w:bCs/>
        </w:rPr>
        <w:t>3</w:t>
      </w:r>
      <w:r w:rsidR="009D45AD" w:rsidRPr="009D45AD">
        <w:rPr>
          <w:b/>
          <w:bCs/>
        </w:rPr>
        <w:tab/>
      </w:r>
      <w:r w:rsidR="00312208" w:rsidRPr="00312208">
        <w:t xml:space="preserve">Using the same 1 to 10 scale, how satisfied are you with the overall </w:t>
      </w:r>
      <w:r w:rsidR="0075352B">
        <w:t>e</w:t>
      </w:r>
      <w:r w:rsidR="00312208" w:rsidRPr="00312208">
        <w:t>xperience offered by NBIN over the past 12 months on each of the following aspects?</w:t>
      </w:r>
    </w:p>
    <w:p w14:paraId="3DFBF30E" w14:textId="3EE81E93" w:rsidR="009D45AD" w:rsidRDefault="009D45AD" w:rsidP="009D45AD">
      <w:pPr>
        <w:pStyle w:val="ProgrammerInstr"/>
        <w:ind w:left="709"/>
      </w:pPr>
      <w:r>
        <w:t xml:space="preserve">PROGRAMMER: </w:t>
      </w:r>
      <w:r w:rsidR="00312208" w:rsidRPr="00312208">
        <w:t>RANDOMIZE STATEMENTS.</w:t>
      </w:r>
      <w:r w:rsidR="00312208">
        <w:t xml:space="preserve"> 1 TO 10 SCALE, 2 ANCHOR POINTS: 1=EXTREMELY DISSATISFIED; 10=EXTREMELY SATISFIED; ADD “DNK/NOT APPLICABLE”</w:t>
      </w:r>
    </w:p>
    <w:p w14:paraId="753DAB36" w14:textId="77777777" w:rsidR="009D45AD" w:rsidRPr="009D45AD" w:rsidRDefault="009D45AD" w:rsidP="007C0601">
      <w:pPr>
        <w:pStyle w:val="Respshort"/>
        <w:rPr>
          <w:b/>
          <w:bCs/>
          <w:sz w:val="20"/>
          <w:szCs w:val="20"/>
        </w:rPr>
      </w:pPr>
    </w:p>
    <w:p w14:paraId="0C661583" w14:textId="3617F13C" w:rsidR="00312208" w:rsidRDefault="00312208" w:rsidP="007C0601">
      <w:pPr>
        <w:pStyle w:val="Respshort"/>
        <w:rPr>
          <w:b/>
          <w:bCs/>
          <w:shd w:val="clear" w:color="auto" w:fill="DAE9F7" w:themeFill="text2" w:themeFillTint="1A"/>
        </w:rPr>
      </w:pPr>
      <w:r>
        <w:rPr>
          <w:b/>
          <w:bCs/>
          <w:shd w:val="clear" w:color="auto" w:fill="DAE9F7" w:themeFill="text2" w:themeFillTint="1A"/>
        </w:rPr>
        <w:t>INTERVIEWER: REPEAT SCALE AS NECESSARY</w:t>
      </w:r>
    </w:p>
    <w:p w14:paraId="24F3F02C" w14:textId="77777777" w:rsidR="00312208" w:rsidRDefault="00312208" w:rsidP="007C0601">
      <w:pPr>
        <w:pStyle w:val="Respshort"/>
        <w:rPr>
          <w:sz w:val="20"/>
          <w:szCs w:val="20"/>
        </w:rPr>
      </w:pPr>
    </w:p>
    <w:p w14:paraId="2EF6A78C" w14:textId="77777777" w:rsidR="00312208" w:rsidRPr="00312208" w:rsidRDefault="00312208" w:rsidP="00312208">
      <w:pPr>
        <w:pStyle w:val="Respshort"/>
        <w:numPr>
          <w:ilvl w:val="0"/>
          <w:numId w:val="17"/>
        </w:numPr>
        <w:rPr>
          <w:sz w:val="20"/>
          <w:szCs w:val="20"/>
        </w:rPr>
      </w:pPr>
      <w:r w:rsidRPr="00312208">
        <w:rPr>
          <w:sz w:val="20"/>
          <w:szCs w:val="20"/>
        </w:rPr>
        <w:t>The ease of contacting NBIN.</w:t>
      </w:r>
    </w:p>
    <w:p w14:paraId="4786828C" w14:textId="77777777" w:rsidR="00312208" w:rsidRPr="00312208" w:rsidRDefault="00312208" w:rsidP="00312208">
      <w:pPr>
        <w:pStyle w:val="Respshort"/>
        <w:numPr>
          <w:ilvl w:val="0"/>
          <w:numId w:val="17"/>
        </w:numPr>
        <w:rPr>
          <w:sz w:val="20"/>
          <w:szCs w:val="20"/>
        </w:rPr>
      </w:pPr>
      <w:r w:rsidRPr="00312208">
        <w:rPr>
          <w:sz w:val="20"/>
          <w:szCs w:val="20"/>
        </w:rPr>
        <w:t>The knowledge or expertise of NBIN.</w:t>
      </w:r>
    </w:p>
    <w:p w14:paraId="0E4B02CA" w14:textId="77777777" w:rsidR="00312208" w:rsidRPr="00312208" w:rsidRDefault="00312208" w:rsidP="00312208">
      <w:pPr>
        <w:pStyle w:val="Respshort"/>
        <w:numPr>
          <w:ilvl w:val="0"/>
          <w:numId w:val="17"/>
        </w:numPr>
        <w:rPr>
          <w:sz w:val="20"/>
          <w:szCs w:val="20"/>
        </w:rPr>
      </w:pPr>
      <w:r w:rsidRPr="00312208">
        <w:rPr>
          <w:sz w:val="20"/>
          <w:szCs w:val="20"/>
        </w:rPr>
        <w:t>The courtesy and professionalism of NBIN.</w:t>
      </w:r>
    </w:p>
    <w:p w14:paraId="6EB6AF42" w14:textId="77777777" w:rsidR="00312208" w:rsidRPr="00312208" w:rsidRDefault="00312208" w:rsidP="00312208">
      <w:pPr>
        <w:pStyle w:val="Respshort"/>
        <w:numPr>
          <w:ilvl w:val="0"/>
          <w:numId w:val="17"/>
        </w:numPr>
        <w:rPr>
          <w:sz w:val="20"/>
          <w:szCs w:val="20"/>
        </w:rPr>
      </w:pPr>
      <w:r w:rsidRPr="00312208">
        <w:rPr>
          <w:sz w:val="20"/>
          <w:szCs w:val="20"/>
        </w:rPr>
        <w:t>NBIN’s promptness in completing requests.</w:t>
      </w:r>
    </w:p>
    <w:p w14:paraId="716E79CC" w14:textId="77777777" w:rsidR="00312208" w:rsidRPr="00312208" w:rsidRDefault="00312208" w:rsidP="00312208">
      <w:pPr>
        <w:pStyle w:val="Respshort"/>
        <w:numPr>
          <w:ilvl w:val="0"/>
          <w:numId w:val="17"/>
        </w:numPr>
        <w:rPr>
          <w:sz w:val="20"/>
          <w:szCs w:val="20"/>
        </w:rPr>
      </w:pPr>
      <w:r w:rsidRPr="00312208">
        <w:rPr>
          <w:sz w:val="20"/>
          <w:szCs w:val="20"/>
        </w:rPr>
        <w:t>The quality of work performed by NBIN.</w:t>
      </w:r>
    </w:p>
    <w:p w14:paraId="36438CDB" w14:textId="77777777" w:rsidR="00312208" w:rsidRPr="00312208" w:rsidRDefault="00312208" w:rsidP="00312208">
      <w:pPr>
        <w:pStyle w:val="Respshort"/>
        <w:numPr>
          <w:ilvl w:val="0"/>
          <w:numId w:val="17"/>
        </w:numPr>
        <w:rPr>
          <w:sz w:val="20"/>
          <w:szCs w:val="20"/>
        </w:rPr>
      </w:pPr>
      <w:r w:rsidRPr="00312208">
        <w:rPr>
          <w:sz w:val="20"/>
          <w:szCs w:val="20"/>
        </w:rPr>
        <w:t>NBIN’s ability to take care of your needs.</w:t>
      </w:r>
    </w:p>
    <w:p w14:paraId="587F903D" w14:textId="77777777" w:rsidR="00312208" w:rsidRPr="00312208" w:rsidRDefault="00312208" w:rsidP="00312208">
      <w:pPr>
        <w:pStyle w:val="Respshort"/>
        <w:numPr>
          <w:ilvl w:val="0"/>
          <w:numId w:val="17"/>
        </w:numPr>
        <w:rPr>
          <w:sz w:val="20"/>
          <w:szCs w:val="20"/>
        </w:rPr>
      </w:pPr>
      <w:r w:rsidRPr="00312208">
        <w:rPr>
          <w:sz w:val="20"/>
          <w:szCs w:val="20"/>
        </w:rPr>
        <w:t>NBIN’s willingness to make you look good to your client.</w:t>
      </w:r>
    </w:p>
    <w:p w14:paraId="30CD5678" w14:textId="77777777" w:rsidR="00312208" w:rsidRPr="00312208" w:rsidRDefault="00312208" w:rsidP="00312208">
      <w:pPr>
        <w:pStyle w:val="Respshort"/>
        <w:numPr>
          <w:ilvl w:val="0"/>
          <w:numId w:val="17"/>
        </w:numPr>
        <w:rPr>
          <w:sz w:val="20"/>
          <w:szCs w:val="20"/>
        </w:rPr>
      </w:pPr>
      <w:r w:rsidRPr="00312208">
        <w:rPr>
          <w:sz w:val="20"/>
          <w:szCs w:val="20"/>
        </w:rPr>
        <w:t>NBIN’s commitment to getting things done on your behalf.</w:t>
      </w:r>
    </w:p>
    <w:p w14:paraId="507AF90F" w14:textId="77777777" w:rsidR="00312208" w:rsidRPr="00312208" w:rsidRDefault="00312208" w:rsidP="00312208">
      <w:pPr>
        <w:pStyle w:val="Respshort"/>
        <w:numPr>
          <w:ilvl w:val="0"/>
          <w:numId w:val="17"/>
        </w:numPr>
        <w:rPr>
          <w:sz w:val="20"/>
          <w:szCs w:val="20"/>
        </w:rPr>
      </w:pPr>
      <w:r w:rsidRPr="00312208">
        <w:rPr>
          <w:sz w:val="20"/>
          <w:szCs w:val="20"/>
        </w:rPr>
        <w:t>NBIN’s ability to proactively offer alternative solutions to address your needs.</w:t>
      </w:r>
    </w:p>
    <w:p w14:paraId="7BEA825B" w14:textId="18B18886" w:rsidR="007C0601" w:rsidRDefault="00312208" w:rsidP="00312208">
      <w:pPr>
        <w:pStyle w:val="Respshort"/>
        <w:numPr>
          <w:ilvl w:val="0"/>
          <w:numId w:val="17"/>
        </w:numPr>
        <w:rPr>
          <w:sz w:val="20"/>
          <w:szCs w:val="20"/>
        </w:rPr>
      </w:pPr>
      <w:r w:rsidRPr="00312208">
        <w:rPr>
          <w:sz w:val="20"/>
          <w:szCs w:val="20"/>
        </w:rPr>
        <w:t>NBIN’s ability to give you the correct answer the first time.</w:t>
      </w:r>
    </w:p>
    <w:p w14:paraId="2B868B6F" w14:textId="77777777" w:rsidR="008852CD" w:rsidRPr="00312208" w:rsidRDefault="008852CD" w:rsidP="008852CD">
      <w:pPr>
        <w:pStyle w:val="Respshort"/>
        <w:ind w:left="1440"/>
        <w:rPr>
          <w:sz w:val="20"/>
          <w:szCs w:val="20"/>
        </w:rPr>
      </w:pPr>
    </w:p>
    <w:p w14:paraId="57B87FB9" w14:textId="3052D725" w:rsidR="00312208" w:rsidRPr="008058CE" w:rsidRDefault="7868C9E9" w:rsidP="008058CE">
      <w:pPr>
        <w:pStyle w:val="Question1"/>
        <w:ind w:firstLine="0"/>
        <w:rPr>
          <w:b/>
          <w:bCs/>
        </w:rPr>
      </w:pPr>
      <w:r w:rsidRPr="008058CE">
        <w:rPr>
          <w:b/>
          <w:bCs/>
        </w:rPr>
        <w:t xml:space="preserve">We will now ask about your satisfaction with specific services offered by NBIN. If any </w:t>
      </w:r>
      <w:r w:rsidR="0D6A387D" w:rsidRPr="008058CE">
        <w:rPr>
          <w:b/>
          <w:bCs/>
        </w:rPr>
        <w:t>part</w:t>
      </w:r>
      <w:r w:rsidRPr="008058CE">
        <w:rPr>
          <w:b/>
          <w:bCs/>
        </w:rPr>
        <w:t xml:space="preserve"> is unclear, please let me know and I can provide additional clarification.</w:t>
      </w:r>
    </w:p>
    <w:p w14:paraId="325FE482" w14:textId="597298DD" w:rsidR="54B31AF8" w:rsidRPr="008058CE" w:rsidRDefault="54B31AF8" w:rsidP="52531C74">
      <w:pPr>
        <w:pStyle w:val="Respshort"/>
      </w:pPr>
      <w:r w:rsidRPr="008058CE">
        <w:rPr>
          <w:b/>
          <w:bCs/>
        </w:rPr>
        <w:t>RANDOMIZE THE FOLLOWING SECTIONS</w:t>
      </w:r>
      <w:r w:rsidR="008058CE">
        <w:rPr>
          <w:b/>
          <w:bCs/>
        </w:rPr>
        <w:t xml:space="preserve"> B-G</w:t>
      </w:r>
    </w:p>
    <w:p w14:paraId="66D17AFA" w14:textId="150E96D1" w:rsidR="00312208" w:rsidRDefault="00312208" w:rsidP="6C906DB8">
      <w:pPr>
        <w:pStyle w:val="Respshort"/>
      </w:pPr>
    </w:p>
    <w:p w14:paraId="62F38625" w14:textId="2D1864DE" w:rsidR="00312208" w:rsidRDefault="00312208" w:rsidP="00312208">
      <w:pPr>
        <w:pStyle w:val="SectionTitle"/>
        <w:ind w:left="0" w:right="15"/>
      </w:pPr>
      <w:r>
        <w:t>SECTION B  - TRADING</w:t>
      </w:r>
    </w:p>
    <w:p w14:paraId="23071D15" w14:textId="77777777" w:rsidR="00312208" w:rsidRPr="00312208" w:rsidRDefault="00312208" w:rsidP="00312208">
      <w:pPr>
        <w:pStyle w:val="Respshort"/>
      </w:pPr>
    </w:p>
    <w:p w14:paraId="6BEE970B" w14:textId="77777777" w:rsidR="00312208" w:rsidRDefault="00312208" w:rsidP="00312208">
      <w:pPr>
        <w:ind w:left="720" w:hanging="720"/>
      </w:pPr>
      <w:r>
        <w:rPr>
          <w:b/>
          <w:bCs/>
        </w:rPr>
        <w:t>QB1</w:t>
      </w:r>
      <w:r>
        <w:tab/>
      </w:r>
      <w:r w:rsidRPr="00312208">
        <w:t xml:space="preserve">Over the past 12 months, have you used any of NBIN’s trading related services? </w:t>
      </w:r>
    </w:p>
    <w:p w14:paraId="25EC14F5" w14:textId="77777777" w:rsidR="00312208" w:rsidRDefault="00312208" w:rsidP="00312208">
      <w:pPr>
        <w:ind w:left="720" w:hanging="720"/>
        <w:rPr>
          <w:b/>
          <w:bCs/>
          <w:shd w:val="clear" w:color="auto" w:fill="DAE9F7" w:themeFill="text2" w:themeFillTint="1A"/>
        </w:rPr>
      </w:pPr>
    </w:p>
    <w:p w14:paraId="0E3DF4EE" w14:textId="704CFA5A" w:rsidR="00312208" w:rsidRDefault="00312208" w:rsidP="00312208">
      <w:pPr>
        <w:ind w:left="720"/>
      </w:pPr>
      <w:r>
        <w:rPr>
          <w:b/>
          <w:bCs/>
          <w:shd w:val="clear" w:color="auto" w:fill="DAE9F7" w:themeFill="text2" w:themeFillTint="1A"/>
        </w:rPr>
        <w:t xml:space="preserve">INTERVIEWER, IF NEEDED:  </w:t>
      </w:r>
      <w:r w:rsidRPr="00312208">
        <w:t>This refers to executing equity and mutual fund trades, options orders, trade support etc</w:t>
      </w:r>
      <w:r>
        <w:t>.</w:t>
      </w:r>
    </w:p>
    <w:p w14:paraId="3AEC2618" w14:textId="7ADE65C4" w:rsidR="00312208" w:rsidRPr="00DA6B68" w:rsidRDefault="00312208" w:rsidP="00312208">
      <w:pPr>
        <w:pStyle w:val="Respshort"/>
        <w:ind w:left="8222" w:hanging="7502"/>
        <w:rPr>
          <w:sz w:val="20"/>
          <w:szCs w:val="20"/>
        </w:rPr>
      </w:pPr>
      <w:r>
        <w:rPr>
          <w:sz w:val="20"/>
          <w:szCs w:val="20"/>
        </w:rPr>
        <w:t>Yes</w:t>
      </w:r>
      <w:r>
        <w:rPr>
          <w:sz w:val="20"/>
          <w:szCs w:val="20"/>
        </w:rPr>
        <w:tab/>
        <w:t>1</w:t>
      </w:r>
    </w:p>
    <w:p w14:paraId="107E3C24" w14:textId="5EF08EA8" w:rsidR="00312208" w:rsidRPr="00DA6B68" w:rsidRDefault="00312208" w:rsidP="00312208">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55D5E740" w14:textId="06DF76E7" w:rsidR="00312208" w:rsidRPr="00DA6B68" w:rsidRDefault="00312208" w:rsidP="00312208">
      <w:pPr>
        <w:pStyle w:val="Respshort"/>
        <w:ind w:left="8222" w:hanging="7502"/>
        <w:rPr>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3E15FBB8" w14:textId="77777777" w:rsidR="00312208" w:rsidRDefault="00312208" w:rsidP="008852CD">
      <w:pPr>
        <w:pStyle w:val="Respshort"/>
        <w:ind w:left="1440"/>
        <w:rPr>
          <w:b/>
          <w:bCs/>
        </w:rPr>
      </w:pPr>
    </w:p>
    <w:p w14:paraId="349C8477" w14:textId="325E449B" w:rsidR="00312208" w:rsidRDefault="75103ABD" w:rsidP="00312208">
      <w:pPr>
        <w:pStyle w:val="Question1"/>
      </w:pPr>
      <w:r w:rsidRPr="52531C74">
        <w:rPr>
          <w:b/>
          <w:bCs/>
        </w:rPr>
        <w:t>QB2</w:t>
      </w:r>
      <w:r w:rsidR="00312208">
        <w:tab/>
      </w:r>
      <w:r>
        <w:t>Using a scale of 1 to 10, where 1 means extremely dissatisfied and 10 means extremely satisfied, overall, how satisfied are you with NBIN’s trading services?</w:t>
      </w:r>
    </w:p>
    <w:p w14:paraId="5849A441" w14:textId="77777777" w:rsidR="00312208" w:rsidRPr="00312208" w:rsidRDefault="00312208" w:rsidP="00312208">
      <w:pPr>
        <w:pStyle w:val="Respshort"/>
      </w:pPr>
    </w:p>
    <w:p w14:paraId="73928B77" w14:textId="3F56543C" w:rsidR="00312208" w:rsidRDefault="00312208" w:rsidP="00312208">
      <w:pPr>
        <w:pStyle w:val="ProgrammerInstr"/>
        <w:ind w:left="709"/>
      </w:pPr>
      <w:r>
        <w:t>PROGRAMMER: 1 TO 10 SCALE, 2 ANCHOR POINTS: 1=EXTREMELY DISSATISFIED; 10=EXTREMELY SATISFIED; ADD “DNK/NOT APPLICABLE”</w:t>
      </w:r>
    </w:p>
    <w:p w14:paraId="26B4DAFD" w14:textId="77777777" w:rsidR="00312208" w:rsidRDefault="00312208" w:rsidP="008852CD">
      <w:pPr>
        <w:pStyle w:val="Respshort"/>
        <w:ind w:left="1440"/>
        <w:rPr>
          <w:b/>
          <w:bCs/>
        </w:rPr>
      </w:pPr>
    </w:p>
    <w:p w14:paraId="0042FDA5" w14:textId="26A8B0A4" w:rsidR="008C12D9" w:rsidRDefault="00312208">
      <w:pPr>
        <w:pStyle w:val="Question1"/>
      </w:pPr>
      <w:r>
        <w:rPr>
          <w:b/>
          <w:bCs/>
        </w:rPr>
        <w:t>QB2</w:t>
      </w:r>
      <w:r w:rsidR="00EB4A2E">
        <w:rPr>
          <w:b/>
          <w:bCs/>
        </w:rPr>
        <w:t>_O</w:t>
      </w:r>
      <w:r w:rsidR="00731B3B">
        <w:tab/>
      </w:r>
      <w:r w:rsidRPr="00312208">
        <w:rPr>
          <w:b/>
          <w:bCs/>
        </w:rPr>
        <w:t>[</w:t>
      </w:r>
      <w:del w:id="0" w:author="Teymour Azar" w:date="2026-06-10T08:27:00Z" w16du:dateUtc="2026-06-10T12:27:00Z">
        <w:r w:rsidRPr="00312208" w:rsidDel="00954D42">
          <w:rPr>
            <w:b/>
            <w:bCs/>
          </w:rPr>
          <w:delText>SKIP IF QB2=DNK</w:delText>
        </w:r>
      </w:del>
      <w:ins w:id="1" w:author="Teymour Azar" w:date="2026-06-10T08:27:00Z" w16du:dateUtc="2026-06-10T12:27:00Z">
        <w:r w:rsidR="00954D42">
          <w:rPr>
            <w:b/>
            <w:bCs/>
          </w:rPr>
          <w:t>ASK IF QB2-1-6</w:t>
        </w:r>
      </w:ins>
      <w:r w:rsidRPr="00312208">
        <w:rPr>
          <w:b/>
          <w:bCs/>
        </w:rPr>
        <w:t>]</w:t>
      </w:r>
      <w:r>
        <w:t xml:space="preserve"> </w:t>
      </w:r>
      <w:r w:rsidRPr="00312208">
        <w:t xml:space="preserve">What reason(s) prompted you to give a rating of </w:t>
      </w:r>
      <w:r w:rsidRPr="00312208">
        <w:rPr>
          <w:b/>
          <w:bCs/>
        </w:rPr>
        <w:t>[INSERT QB2]</w:t>
      </w:r>
      <w:r w:rsidRPr="00312208">
        <w:t>? Please be as specific as you can.</w:t>
      </w:r>
    </w:p>
    <w:p w14:paraId="250955AB" w14:textId="04766EB8" w:rsidR="008C12D9" w:rsidRDefault="009E5868" w:rsidP="0060002F">
      <w:pPr>
        <w:pStyle w:val="ProgrammerInstr"/>
        <w:ind w:left="709"/>
      </w:pPr>
      <w:r>
        <w:t>PROGRAMMER: Open-ended</w:t>
      </w:r>
    </w:p>
    <w:p w14:paraId="722859D6" w14:textId="77777777" w:rsidR="008C12D9" w:rsidRDefault="008C12D9"/>
    <w:p w14:paraId="110B515E" w14:textId="77777777" w:rsidR="008C12D9" w:rsidRDefault="009E5868">
      <w:pPr>
        <w:pStyle w:val="Verbatimline"/>
      </w:pPr>
      <w:r>
        <w:t>Enter your response here</w:t>
      </w:r>
    </w:p>
    <w:p w14:paraId="028C265C" w14:textId="77777777" w:rsidR="00C73A9F" w:rsidRDefault="00C73A9F" w:rsidP="00C73A9F">
      <w:pPr>
        <w:pStyle w:val="Question1"/>
        <w:rPr>
          <w:b/>
          <w:bCs/>
        </w:rPr>
      </w:pPr>
    </w:p>
    <w:p w14:paraId="7B1D09DC" w14:textId="783BE621" w:rsidR="00312208" w:rsidRDefault="00312208" w:rsidP="00312208">
      <w:pPr>
        <w:pStyle w:val="SectionTitle"/>
        <w:ind w:left="0" w:right="15"/>
      </w:pPr>
      <w:r>
        <w:t>SECTION C  - TECHNOLOGY</w:t>
      </w:r>
    </w:p>
    <w:p w14:paraId="2410496A" w14:textId="77777777" w:rsidR="00312208" w:rsidRPr="00312208" w:rsidRDefault="00312208" w:rsidP="00312208">
      <w:pPr>
        <w:pStyle w:val="Respshort"/>
      </w:pPr>
    </w:p>
    <w:p w14:paraId="1FDD312A" w14:textId="3AB95182" w:rsidR="00312208" w:rsidRDefault="00EB2381" w:rsidP="00312208">
      <w:pPr>
        <w:ind w:left="720" w:hanging="720"/>
      </w:pPr>
      <w:r>
        <w:rPr>
          <w:b/>
          <w:bCs/>
        </w:rPr>
        <w:t>*</w:t>
      </w:r>
      <w:r w:rsidR="00312208">
        <w:rPr>
          <w:b/>
          <w:bCs/>
        </w:rPr>
        <w:t>QC1</w:t>
      </w:r>
      <w:r w:rsidR="00312208">
        <w:tab/>
      </w:r>
      <w:r w:rsidR="00312208" w:rsidRPr="00312208">
        <w:t>Over the past 12 months have you used any of NBIN’s technology solutions?</w:t>
      </w:r>
    </w:p>
    <w:p w14:paraId="03B3E0F1" w14:textId="77777777" w:rsidR="00312208" w:rsidRDefault="00312208" w:rsidP="00312208">
      <w:pPr>
        <w:ind w:left="720" w:hanging="720"/>
        <w:rPr>
          <w:b/>
          <w:bCs/>
          <w:shd w:val="clear" w:color="auto" w:fill="DAE9F7" w:themeFill="text2" w:themeFillTint="1A"/>
        </w:rPr>
      </w:pPr>
    </w:p>
    <w:p w14:paraId="26C9385F" w14:textId="7045F205" w:rsidR="00312208" w:rsidRDefault="00312208" w:rsidP="00312208">
      <w:pPr>
        <w:ind w:left="720"/>
      </w:pPr>
      <w:r>
        <w:rPr>
          <w:b/>
          <w:bCs/>
          <w:shd w:val="clear" w:color="auto" w:fill="DAE9F7" w:themeFill="text2" w:themeFillTint="1A"/>
        </w:rPr>
        <w:t xml:space="preserve">INTERVIEWER, IF NEEDED:  </w:t>
      </w:r>
      <w:r w:rsidRPr="00312208">
        <w:t xml:space="preserve">This refers to Compass, </w:t>
      </w:r>
      <w:proofErr w:type="spellStart"/>
      <w:r w:rsidRPr="00312208">
        <w:t>NetRep</w:t>
      </w:r>
      <w:proofErr w:type="spellEnd"/>
      <w:r w:rsidRPr="00312208">
        <w:t xml:space="preserve">, </w:t>
      </w:r>
      <w:proofErr w:type="spellStart"/>
      <w:r w:rsidRPr="00312208">
        <w:t>MyPortfolioPlus</w:t>
      </w:r>
      <w:proofErr w:type="spellEnd"/>
      <w:r w:rsidRPr="00312208">
        <w:t>, Onboarding, and any other digital tools provided to you by NBIN.</w:t>
      </w:r>
    </w:p>
    <w:p w14:paraId="10845E8B" w14:textId="4951BC2E" w:rsidR="00312208" w:rsidRPr="00DA6B68" w:rsidRDefault="00312208" w:rsidP="00312208">
      <w:pPr>
        <w:pStyle w:val="Respshort"/>
        <w:ind w:left="8222" w:hanging="7502"/>
        <w:rPr>
          <w:sz w:val="20"/>
          <w:szCs w:val="20"/>
        </w:rPr>
      </w:pPr>
      <w:r>
        <w:rPr>
          <w:sz w:val="20"/>
          <w:szCs w:val="20"/>
        </w:rPr>
        <w:t>Yes</w:t>
      </w:r>
      <w:r>
        <w:rPr>
          <w:sz w:val="20"/>
          <w:szCs w:val="20"/>
        </w:rPr>
        <w:tab/>
        <w:t>1</w:t>
      </w:r>
    </w:p>
    <w:p w14:paraId="412BBFA8" w14:textId="77777777" w:rsidR="00312208" w:rsidRPr="00DA6B68" w:rsidRDefault="00312208" w:rsidP="00312208">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46645C9C" w14:textId="77777777" w:rsidR="00312208" w:rsidRPr="00DA6B68" w:rsidRDefault="00312208" w:rsidP="00312208">
      <w:pPr>
        <w:pStyle w:val="Respshort"/>
        <w:ind w:left="8222" w:hanging="7502"/>
        <w:rPr>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13419894" w14:textId="77777777" w:rsidR="00312208" w:rsidRDefault="00312208" w:rsidP="008852CD">
      <w:pPr>
        <w:rPr>
          <w:b/>
          <w:bCs/>
        </w:rPr>
      </w:pPr>
    </w:p>
    <w:p w14:paraId="56871951" w14:textId="657AACB9" w:rsidR="00312208" w:rsidRDefault="00EB2381" w:rsidP="00312208">
      <w:pPr>
        <w:pStyle w:val="Question1"/>
      </w:pPr>
      <w:r>
        <w:rPr>
          <w:b/>
          <w:bCs/>
        </w:rPr>
        <w:t>*</w:t>
      </w:r>
      <w:r w:rsidR="00312208">
        <w:rPr>
          <w:b/>
          <w:bCs/>
        </w:rPr>
        <w:t>QC2</w:t>
      </w:r>
      <w:r w:rsidR="00312208" w:rsidRPr="009D45AD">
        <w:rPr>
          <w:b/>
          <w:bCs/>
        </w:rPr>
        <w:tab/>
      </w:r>
      <w:r w:rsidR="00312208" w:rsidRPr="00312208">
        <w:t xml:space="preserve">Using a scale of 1 to 10, where 1 means extremely dissatisfied and 10 means extremely satisfied, overall, how </w:t>
      </w:r>
      <w:r w:rsidR="00312208">
        <w:t>satisfied are you with</w:t>
      </w:r>
      <w:r w:rsidR="00312208" w:rsidRPr="00312208">
        <w:t xml:space="preserve"> NBIN’s </w:t>
      </w:r>
      <w:r w:rsidR="00312208">
        <w:t>technology solutions?</w:t>
      </w:r>
    </w:p>
    <w:p w14:paraId="17E31112" w14:textId="77777777" w:rsidR="00312208" w:rsidRPr="00312208" w:rsidRDefault="00312208" w:rsidP="00312208">
      <w:pPr>
        <w:pStyle w:val="Respshort"/>
      </w:pPr>
    </w:p>
    <w:p w14:paraId="7D128E71" w14:textId="4D9DCCE7" w:rsidR="00312208" w:rsidRDefault="00312208" w:rsidP="00312208">
      <w:pPr>
        <w:pStyle w:val="ProgrammerInstr"/>
        <w:ind w:left="709"/>
      </w:pPr>
      <w:r>
        <w:t>PROGRAMMER: 1 TO 10 SCALE, 2 ANCHOR POINTS: 1=EXTREMELY DISSATISFIED; 10=EXTREMELY SATISFIED; ADD “DNK/NOT APPLICABLE”</w:t>
      </w:r>
    </w:p>
    <w:p w14:paraId="4BEF7A03" w14:textId="77777777" w:rsidR="00312208" w:rsidRDefault="00312208" w:rsidP="008852CD">
      <w:pPr>
        <w:rPr>
          <w:b/>
          <w:bCs/>
        </w:rPr>
      </w:pPr>
    </w:p>
    <w:p w14:paraId="3D28B3C2" w14:textId="3603E59E" w:rsidR="00312208" w:rsidRDefault="00312208" w:rsidP="00312208">
      <w:pPr>
        <w:pStyle w:val="Question1"/>
      </w:pPr>
      <w:r>
        <w:rPr>
          <w:b/>
          <w:bCs/>
        </w:rPr>
        <w:t>QC2_O</w:t>
      </w:r>
      <w:r>
        <w:tab/>
      </w:r>
      <w:r w:rsidRPr="00312208">
        <w:rPr>
          <w:b/>
          <w:bCs/>
        </w:rPr>
        <w:t>[</w:t>
      </w:r>
      <w:del w:id="2" w:author="Teymour Azar" w:date="2026-06-10T08:27:00Z" w16du:dateUtc="2026-06-10T12:27:00Z">
        <w:r w:rsidRPr="00312208" w:rsidDel="00954D42">
          <w:rPr>
            <w:b/>
            <w:bCs/>
          </w:rPr>
          <w:delText>SKIP IF Q</w:delText>
        </w:r>
        <w:r w:rsidDel="00954D42">
          <w:rPr>
            <w:b/>
            <w:bCs/>
          </w:rPr>
          <w:delText>C</w:delText>
        </w:r>
        <w:r w:rsidRPr="00312208" w:rsidDel="00954D42">
          <w:rPr>
            <w:b/>
            <w:bCs/>
          </w:rPr>
          <w:delText>2=DNK</w:delText>
        </w:r>
      </w:del>
      <w:ins w:id="3" w:author="Teymour Azar" w:date="2026-06-10T08:27:00Z" w16du:dateUtc="2026-06-10T12:27:00Z">
        <w:r w:rsidR="00954D42">
          <w:rPr>
            <w:b/>
            <w:bCs/>
          </w:rPr>
          <w:t>ASK IF QC2=1-6</w:t>
        </w:r>
      </w:ins>
      <w:r w:rsidRPr="00312208">
        <w:rPr>
          <w:b/>
          <w:bCs/>
        </w:rPr>
        <w:t>]</w:t>
      </w:r>
      <w:r>
        <w:t xml:space="preserve"> </w:t>
      </w:r>
      <w:r w:rsidRPr="00312208">
        <w:t xml:space="preserve">What reason(s) prompted you to give a rating of </w:t>
      </w:r>
      <w:r w:rsidRPr="00312208">
        <w:rPr>
          <w:b/>
          <w:bCs/>
        </w:rPr>
        <w:t>[INSERT Q</w:t>
      </w:r>
      <w:r>
        <w:rPr>
          <w:b/>
          <w:bCs/>
        </w:rPr>
        <w:t>C</w:t>
      </w:r>
      <w:r w:rsidRPr="00312208">
        <w:rPr>
          <w:b/>
          <w:bCs/>
        </w:rPr>
        <w:t>2]</w:t>
      </w:r>
      <w:r w:rsidRPr="00312208">
        <w:t>? Please be as specific as you can.</w:t>
      </w:r>
    </w:p>
    <w:p w14:paraId="5D84FE2E" w14:textId="77777777" w:rsidR="00312208" w:rsidRDefault="00312208" w:rsidP="00312208">
      <w:pPr>
        <w:pStyle w:val="ProgrammerInstr"/>
        <w:ind w:left="709"/>
      </w:pPr>
      <w:r>
        <w:t>PROGRAMMER: Open-ended</w:t>
      </w:r>
    </w:p>
    <w:p w14:paraId="52180958" w14:textId="77777777" w:rsidR="00312208" w:rsidRDefault="00312208" w:rsidP="00312208"/>
    <w:p w14:paraId="7F2B5E9D" w14:textId="77777777" w:rsidR="00312208" w:rsidRDefault="00312208" w:rsidP="00312208">
      <w:pPr>
        <w:pStyle w:val="Verbatimline"/>
      </w:pPr>
      <w:r>
        <w:t>Enter your response here</w:t>
      </w:r>
    </w:p>
    <w:p w14:paraId="5A513787" w14:textId="77777777" w:rsidR="00312208" w:rsidRDefault="00312208" w:rsidP="00312208">
      <w:pPr>
        <w:rPr>
          <w:b/>
          <w:bCs/>
        </w:rPr>
      </w:pPr>
    </w:p>
    <w:p w14:paraId="4A3818EA" w14:textId="77777777" w:rsidR="008852CD" w:rsidRDefault="008852CD" w:rsidP="00312208">
      <w:pPr>
        <w:rPr>
          <w:b/>
          <w:bCs/>
        </w:rPr>
      </w:pPr>
    </w:p>
    <w:p w14:paraId="5162C906" w14:textId="1A306097" w:rsidR="00312208" w:rsidRDefault="00EB2381" w:rsidP="00312208">
      <w:r>
        <w:rPr>
          <w:b/>
          <w:bCs/>
        </w:rPr>
        <w:t>*</w:t>
      </w:r>
      <w:r w:rsidR="00312208">
        <w:rPr>
          <w:b/>
          <w:bCs/>
        </w:rPr>
        <w:t>QC3</w:t>
      </w:r>
      <w:r w:rsidR="00312208" w:rsidRPr="009D45AD">
        <w:rPr>
          <w:b/>
          <w:bCs/>
        </w:rPr>
        <w:tab/>
      </w:r>
      <w:r w:rsidR="00312208" w:rsidRPr="00312208">
        <w:t xml:space="preserve">And do you use technology solutions from other custodians in </w:t>
      </w:r>
      <w:r w:rsidR="00312208" w:rsidRPr="00326B26">
        <w:t>your daily tasks?</w:t>
      </w:r>
    </w:p>
    <w:p w14:paraId="06B5B26E" w14:textId="77777777" w:rsidR="00984A85" w:rsidRDefault="00984A85" w:rsidP="00312208"/>
    <w:p w14:paraId="4C60DC45" w14:textId="77777777" w:rsidR="00984A85" w:rsidRPr="00DA6B68" w:rsidRDefault="00984A85" w:rsidP="00984A85">
      <w:pPr>
        <w:pStyle w:val="Respshort"/>
        <w:ind w:left="8222" w:hanging="7502"/>
        <w:rPr>
          <w:sz w:val="20"/>
          <w:szCs w:val="20"/>
        </w:rPr>
      </w:pPr>
      <w:r>
        <w:rPr>
          <w:sz w:val="20"/>
          <w:szCs w:val="20"/>
        </w:rPr>
        <w:t>Yes</w:t>
      </w:r>
      <w:r>
        <w:rPr>
          <w:sz w:val="20"/>
          <w:szCs w:val="20"/>
        </w:rPr>
        <w:tab/>
        <w:t>1</w:t>
      </w:r>
    </w:p>
    <w:p w14:paraId="3AEF29CB" w14:textId="77777777" w:rsidR="00984A85" w:rsidRPr="00DA6B68" w:rsidRDefault="00984A85" w:rsidP="00984A85">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04232BB7" w14:textId="77777777" w:rsidR="00984A85" w:rsidRPr="00DA6B68" w:rsidRDefault="00984A85" w:rsidP="00984A85">
      <w:pPr>
        <w:pStyle w:val="Respshort"/>
        <w:ind w:left="8222" w:hanging="7502"/>
        <w:rPr>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7E0CCEA7" w14:textId="77777777" w:rsidR="00984A85" w:rsidRDefault="00984A85" w:rsidP="00312208">
      <w:pPr>
        <w:rPr>
          <w:b/>
          <w:bCs/>
        </w:rPr>
      </w:pPr>
    </w:p>
    <w:p w14:paraId="3BEB2FF1" w14:textId="77777777" w:rsidR="008852CD" w:rsidRDefault="008852CD" w:rsidP="00312208">
      <w:pPr>
        <w:rPr>
          <w:b/>
          <w:bCs/>
        </w:rPr>
      </w:pPr>
    </w:p>
    <w:p w14:paraId="41E2178F" w14:textId="4CF62DBD" w:rsidR="00984A85" w:rsidRDefault="00EB2381" w:rsidP="008852CD">
      <w:pPr>
        <w:widowControl w:val="0"/>
        <w:ind w:left="709" w:hanging="709"/>
      </w:pPr>
      <w:r>
        <w:rPr>
          <w:b/>
          <w:bCs/>
        </w:rPr>
        <w:t>*</w:t>
      </w:r>
      <w:r w:rsidR="00984A85">
        <w:rPr>
          <w:b/>
          <w:bCs/>
        </w:rPr>
        <w:t>QC4</w:t>
      </w:r>
      <w:r w:rsidR="00984A85" w:rsidRPr="009D45AD">
        <w:rPr>
          <w:b/>
          <w:bCs/>
        </w:rPr>
        <w:tab/>
      </w:r>
      <w:r w:rsidR="00984A85" w:rsidRPr="00984A85">
        <w:t xml:space="preserve">How does your technology experience with NBIN compare to your experience with other custodian(s) in general? Do you feel you have… </w:t>
      </w:r>
      <w:r w:rsidR="00984A85" w:rsidRPr="00984A85">
        <w:rPr>
          <w:b/>
          <w:bCs/>
          <w:shd w:val="clear" w:color="auto" w:fill="DAE9F7" w:themeFill="text2" w:themeFillTint="1A"/>
        </w:rPr>
        <w:t>READ</w:t>
      </w:r>
    </w:p>
    <w:p w14:paraId="32A661FB" w14:textId="77777777" w:rsidR="008852CD" w:rsidRDefault="008852CD" w:rsidP="008852CD">
      <w:pPr>
        <w:pStyle w:val="Respshort"/>
        <w:keepNext w:val="0"/>
        <w:widowControl w:val="0"/>
        <w:ind w:left="8222" w:hanging="7502"/>
        <w:rPr>
          <w:sz w:val="20"/>
          <w:szCs w:val="20"/>
        </w:rPr>
      </w:pPr>
    </w:p>
    <w:p w14:paraId="65CDB189" w14:textId="7E3AD911" w:rsidR="00984A85" w:rsidRPr="00984A85" w:rsidRDefault="00984A85" w:rsidP="008852CD">
      <w:pPr>
        <w:pStyle w:val="Respshort"/>
        <w:keepNext w:val="0"/>
        <w:widowControl w:val="0"/>
        <w:ind w:left="8222" w:hanging="7502"/>
        <w:rPr>
          <w:sz w:val="20"/>
          <w:szCs w:val="20"/>
        </w:rPr>
      </w:pPr>
      <w:r w:rsidRPr="00984A85">
        <w:rPr>
          <w:sz w:val="20"/>
          <w:szCs w:val="20"/>
        </w:rPr>
        <w:t>A better experience with NBIN</w:t>
      </w:r>
      <w:r>
        <w:rPr>
          <w:sz w:val="20"/>
          <w:szCs w:val="20"/>
        </w:rPr>
        <w:tab/>
        <w:t>1</w:t>
      </w:r>
    </w:p>
    <w:p w14:paraId="1F20BAAD" w14:textId="4A427A88" w:rsidR="00984A85" w:rsidRPr="00984A85" w:rsidRDefault="00984A85" w:rsidP="008852CD">
      <w:pPr>
        <w:pStyle w:val="Respshort"/>
        <w:keepNext w:val="0"/>
        <w:widowControl w:val="0"/>
        <w:ind w:left="8222" w:hanging="7502"/>
        <w:rPr>
          <w:sz w:val="20"/>
          <w:szCs w:val="20"/>
        </w:rPr>
      </w:pPr>
      <w:r w:rsidRPr="00984A85">
        <w:rPr>
          <w:sz w:val="20"/>
          <w:szCs w:val="20"/>
        </w:rPr>
        <w:t>A similar experience or</w:t>
      </w:r>
      <w:r>
        <w:rPr>
          <w:sz w:val="20"/>
          <w:szCs w:val="20"/>
        </w:rPr>
        <w:tab/>
        <w:t>2</w:t>
      </w:r>
    </w:p>
    <w:p w14:paraId="45A63386" w14:textId="73638E97" w:rsidR="00984A85" w:rsidRPr="00984A85" w:rsidRDefault="00984A85" w:rsidP="008852CD">
      <w:pPr>
        <w:pStyle w:val="Respshort"/>
        <w:keepNext w:val="0"/>
        <w:widowControl w:val="0"/>
        <w:ind w:left="8222" w:hanging="7502"/>
        <w:rPr>
          <w:sz w:val="20"/>
          <w:szCs w:val="20"/>
        </w:rPr>
      </w:pPr>
      <w:r w:rsidRPr="00984A85">
        <w:rPr>
          <w:sz w:val="20"/>
          <w:szCs w:val="20"/>
        </w:rPr>
        <w:t xml:space="preserve">A worse experience with NBIN? </w:t>
      </w:r>
      <w:r>
        <w:rPr>
          <w:sz w:val="20"/>
          <w:szCs w:val="20"/>
        </w:rPr>
        <w:tab/>
        <w:t>3</w:t>
      </w:r>
    </w:p>
    <w:p w14:paraId="04015337" w14:textId="4D62393B" w:rsidR="00984A85" w:rsidRDefault="00984A85" w:rsidP="008852CD">
      <w:pPr>
        <w:pStyle w:val="Respshort"/>
        <w:keepNext w:val="0"/>
        <w:widowControl w:val="0"/>
        <w:ind w:left="8222" w:hanging="7502"/>
        <w:rPr>
          <w:sz w:val="20"/>
          <w:szCs w:val="20"/>
        </w:rPr>
      </w:pPr>
      <w:r w:rsidRPr="00984A85">
        <w:rPr>
          <w:b/>
          <w:bCs/>
          <w:sz w:val="20"/>
          <w:szCs w:val="20"/>
          <w:shd w:val="clear" w:color="auto" w:fill="DAE9F7" w:themeFill="text2" w:themeFillTint="1A"/>
        </w:rPr>
        <w:t>DO NOT READ:</w:t>
      </w:r>
      <w:r w:rsidRPr="00984A85">
        <w:rPr>
          <w:sz w:val="20"/>
          <w:szCs w:val="20"/>
        </w:rPr>
        <w:t xml:space="preserve"> It </w:t>
      </w:r>
      <w:proofErr w:type="gramStart"/>
      <w:r w:rsidRPr="00984A85">
        <w:rPr>
          <w:sz w:val="20"/>
          <w:szCs w:val="20"/>
        </w:rPr>
        <w:t>depends</w:t>
      </w:r>
      <w:proofErr w:type="gramEnd"/>
      <w:r>
        <w:rPr>
          <w:sz w:val="20"/>
          <w:szCs w:val="20"/>
        </w:rPr>
        <w:tab/>
        <w:t>9</w:t>
      </w:r>
    </w:p>
    <w:p w14:paraId="748F399B" w14:textId="77777777" w:rsidR="00984A85" w:rsidRDefault="00984A85" w:rsidP="008852CD">
      <w:pPr>
        <w:pStyle w:val="Respshort"/>
        <w:keepNext w:val="0"/>
        <w:widowControl w:val="0"/>
        <w:ind w:left="8222" w:hanging="7502"/>
      </w:pPr>
    </w:p>
    <w:p w14:paraId="075719CE" w14:textId="77777777" w:rsidR="008852CD" w:rsidRDefault="008852CD" w:rsidP="00984A85">
      <w:pPr>
        <w:pStyle w:val="Question1"/>
        <w:rPr>
          <w:b/>
          <w:bCs/>
        </w:rPr>
      </w:pPr>
    </w:p>
    <w:p w14:paraId="5FDB75BF" w14:textId="4F413984" w:rsidR="00984A85" w:rsidRDefault="00EB2381" w:rsidP="00984A85">
      <w:pPr>
        <w:pStyle w:val="Question1"/>
      </w:pPr>
      <w:r>
        <w:rPr>
          <w:b/>
          <w:bCs/>
        </w:rPr>
        <w:t>*</w:t>
      </w:r>
      <w:r w:rsidR="00984A85">
        <w:rPr>
          <w:b/>
          <w:bCs/>
        </w:rPr>
        <w:t>QC4_O</w:t>
      </w:r>
      <w:r w:rsidR="00984A85">
        <w:tab/>
      </w:r>
      <w:r w:rsidR="00984A85" w:rsidRPr="00312208">
        <w:rPr>
          <w:b/>
          <w:bCs/>
        </w:rPr>
        <w:t>[</w:t>
      </w:r>
      <w:r w:rsidR="009E63A0">
        <w:rPr>
          <w:b/>
          <w:bCs/>
        </w:rPr>
        <w:t xml:space="preserve">ASK </w:t>
      </w:r>
      <w:r w:rsidR="00984A85" w:rsidRPr="00312208">
        <w:rPr>
          <w:b/>
          <w:bCs/>
        </w:rPr>
        <w:t>IF Q</w:t>
      </w:r>
      <w:r w:rsidR="00984A85">
        <w:rPr>
          <w:b/>
          <w:bCs/>
        </w:rPr>
        <w:t>C4</w:t>
      </w:r>
      <w:r w:rsidR="00984A85" w:rsidRPr="00312208">
        <w:rPr>
          <w:b/>
          <w:bCs/>
        </w:rPr>
        <w:t>=</w:t>
      </w:r>
      <w:r w:rsidR="009E63A0">
        <w:rPr>
          <w:b/>
          <w:bCs/>
        </w:rPr>
        <w:t>1,3</w:t>
      </w:r>
      <w:r w:rsidR="00984A85" w:rsidRPr="00312208">
        <w:rPr>
          <w:b/>
          <w:bCs/>
        </w:rPr>
        <w:t>]</w:t>
      </w:r>
      <w:r w:rsidR="00984A85">
        <w:t xml:space="preserve"> </w:t>
      </w:r>
      <w:r w:rsidR="00984A85" w:rsidRPr="00984A85">
        <w:t xml:space="preserve">How is your experience with NBIN </w:t>
      </w:r>
      <w:r w:rsidR="00984A85" w:rsidRPr="00984A85">
        <w:rPr>
          <w:b/>
          <w:bCs/>
        </w:rPr>
        <w:t xml:space="preserve">[RECALL: BETTER/WORSE </w:t>
      </w:r>
      <w:r w:rsidR="00984A85">
        <w:rPr>
          <w:b/>
          <w:bCs/>
        </w:rPr>
        <w:t>QC4]</w:t>
      </w:r>
      <w:r w:rsidR="00984A85" w:rsidRPr="00984A85">
        <w:t xml:space="preserve"> compared to other custodians in general? Please be as specific as you can.</w:t>
      </w:r>
    </w:p>
    <w:p w14:paraId="38ADDF72" w14:textId="77777777" w:rsidR="009E63A0" w:rsidRDefault="009E63A0" w:rsidP="009E63A0">
      <w:pPr>
        <w:pStyle w:val="Respshort"/>
      </w:pPr>
    </w:p>
    <w:p w14:paraId="48884EE1" w14:textId="58D7FD30" w:rsidR="009E63A0" w:rsidRDefault="009E63A0" w:rsidP="007F2829">
      <w:pPr>
        <w:pStyle w:val="Question1"/>
        <w:ind w:hanging="11"/>
      </w:pPr>
      <w:r w:rsidRPr="00312208">
        <w:rPr>
          <w:b/>
          <w:bCs/>
        </w:rPr>
        <w:t>[</w:t>
      </w:r>
      <w:r>
        <w:rPr>
          <w:b/>
          <w:bCs/>
        </w:rPr>
        <w:t xml:space="preserve">ASK </w:t>
      </w:r>
      <w:r w:rsidRPr="00312208">
        <w:rPr>
          <w:b/>
          <w:bCs/>
        </w:rPr>
        <w:t>IF Q</w:t>
      </w:r>
      <w:r>
        <w:rPr>
          <w:b/>
          <w:bCs/>
        </w:rPr>
        <w:t>C4</w:t>
      </w:r>
      <w:r w:rsidRPr="00312208">
        <w:rPr>
          <w:b/>
          <w:bCs/>
        </w:rPr>
        <w:t>=</w:t>
      </w:r>
      <w:r>
        <w:rPr>
          <w:b/>
          <w:bCs/>
        </w:rPr>
        <w:t>9</w:t>
      </w:r>
      <w:r w:rsidRPr="00312208">
        <w:rPr>
          <w:b/>
          <w:bCs/>
        </w:rPr>
        <w:t>]</w:t>
      </w:r>
      <w:r>
        <w:t xml:space="preserve"> Why do you feel it depends when it comes to your </w:t>
      </w:r>
      <w:r w:rsidRPr="00984A85">
        <w:t>experience with NBIN</w:t>
      </w:r>
      <w:r>
        <w:t xml:space="preserve"> compared to other custodians in general</w:t>
      </w:r>
      <w:r w:rsidRPr="00984A85">
        <w:t>? Please be as specific as you can.</w:t>
      </w:r>
    </w:p>
    <w:p w14:paraId="0140F6DC" w14:textId="77777777" w:rsidR="00984A85" w:rsidRDefault="00984A85" w:rsidP="00984A85">
      <w:pPr>
        <w:pStyle w:val="ProgrammerInstr"/>
        <w:ind w:left="709"/>
      </w:pPr>
      <w:r>
        <w:t>PROGRAMMER: Open-ended</w:t>
      </w:r>
    </w:p>
    <w:p w14:paraId="344AFA90" w14:textId="77777777" w:rsidR="00984A85" w:rsidRDefault="00984A85" w:rsidP="00984A85"/>
    <w:p w14:paraId="3B7B3956" w14:textId="77777777" w:rsidR="00984A85" w:rsidRDefault="00984A85" w:rsidP="00984A85">
      <w:pPr>
        <w:pStyle w:val="Verbatimline"/>
      </w:pPr>
      <w:r>
        <w:t>Enter your response here</w:t>
      </w:r>
    </w:p>
    <w:p w14:paraId="79385B27" w14:textId="77777777" w:rsidR="00984A85" w:rsidRDefault="00984A85" w:rsidP="00984A85">
      <w:pPr>
        <w:pStyle w:val="Respshort"/>
        <w:ind w:left="8222" w:hanging="7502"/>
        <w:rPr>
          <w:b/>
          <w:bCs/>
        </w:rPr>
      </w:pPr>
    </w:p>
    <w:p w14:paraId="5931A21C" w14:textId="4F210C78" w:rsidR="00984A85" w:rsidRDefault="00984A85" w:rsidP="00984A85">
      <w:pPr>
        <w:pStyle w:val="SectionTitle"/>
        <w:ind w:left="0" w:right="15"/>
      </w:pPr>
      <w:r>
        <w:t>SECTION D - ESTATES</w:t>
      </w:r>
    </w:p>
    <w:p w14:paraId="6024F2D2" w14:textId="77777777" w:rsidR="00984A85" w:rsidRPr="00312208" w:rsidRDefault="00984A85" w:rsidP="00984A85">
      <w:pPr>
        <w:pStyle w:val="Respshort"/>
      </w:pPr>
    </w:p>
    <w:p w14:paraId="04845CA7" w14:textId="400DC49B" w:rsidR="00984A85" w:rsidRDefault="00984A85" w:rsidP="00984A85">
      <w:pPr>
        <w:ind w:left="720" w:hanging="720"/>
      </w:pPr>
      <w:r>
        <w:rPr>
          <w:b/>
          <w:bCs/>
        </w:rPr>
        <w:t>QD1</w:t>
      </w:r>
      <w:r>
        <w:tab/>
      </w:r>
      <w:r w:rsidRPr="00984A85">
        <w:t>In the past 12 months have you worked with NBIN on any estate related activities?</w:t>
      </w:r>
    </w:p>
    <w:p w14:paraId="64E31788" w14:textId="77777777" w:rsidR="00984A85" w:rsidRDefault="00984A85" w:rsidP="00984A85">
      <w:pPr>
        <w:ind w:left="720" w:hanging="720"/>
        <w:rPr>
          <w:b/>
          <w:bCs/>
          <w:shd w:val="clear" w:color="auto" w:fill="DAE9F7" w:themeFill="text2" w:themeFillTint="1A"/>
        </w:rPr>
      </w:pPr>
    </w:p>
    <w:p w14:paraId="770AA454" w14:textId="7EA0C4E8" w:rsidR="00984A85" w:rsidRDefault="00984A85" w:rsidP="00984A85">
      <w:pPr>
        <w:ind w:left="720"/>
      </w:pPr>
      <w:r>
        <w:rPr>
          <w:b/>
          <w:bCs/>
          <w:shd w:val="clear" w:color="auto" w:fill="DAE9F7" w:themeFill="text2" w:themeFillTint="1A"/>
        </w:rPr>
        <w:t xml:space="preserve">INTERVIEWER, IF NEEDED:  </w:t>
      </w:r>
      <w:r w:rsidRPr="00984A85">
        <w:t>This refers to estate settlement procedures, estate and will approvals, post-settlement support, etc.</w:t>
      </w:r>
    </w:p>
    <w:p w14:paraId="6E4F283E" w14:textId="77777777" w:rsidR="00984A85" w:rsidRPr="00DA6B68" w:rsidRDefault="00984A85" w:rsidP="00984A85">
      <w:pPr>
        <w:pStyle w:val="Respshort"/>
        <w:ind w:left="8222" w:hanging="7502"/>
        <w:rPr>
          <w:sz w:val="20"/>
          <w:szCs w:val="20"/>
        </w:rPr>
      </w:pPr>
      <w:r>
        <w:rPr>
          <w:sz w:val="20"/>
          <w:szCs w:val="20"/>
        </w:rPr>
        <w:t>Yes</w:t>
      </w:r>
      <w:r>
        <w:rPr>
          <w:sz w:val="20"/>
          <w:szCs w:val="20"/>
        </w:rPr>
        <w:tab/>
        <w:t>1</w:t>
      </w:r>
    </w:p>
    <w:p w14:paraId="6DC7CAC8" w14:textId="77777777" w:rsidR="00984A85" w:rsidRPr="00DA6B68" w:rsidRDefault="00984A85" w:rsidP="00984A85">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24BB4907" w14:textId="77777777" w:rsidR="00984A85" w:rsidRPr="00DA6B68" w:rsidRDefault="00984A85" w:rsidP="00984A85">
      <w:pPr>
        <w:pStyle w:val="Respshort"/>
        <w:ind w:left="8222" w:hanging="7502"/>
        <w:rPr>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3FED5A73" w14:textId="77777777" w:rsidR="00984A85" w:rsidRDefault="00984A85" w:rsidP="00984A85">
      <w:pPr>
        <w:pStyle w:val="Question1"/>
        <w:rPr>
          <w:b/>
          <w:bCs/>
        </w:rPr>
      </w:pPr>
    </w:p>
    <w:p w14:paraId="0FB3BD81" w14:textId="167C4601" w:rsidR="00984A85" w:rsidRDefault="0A12A971" w:rsidP="00984A85">
      <w:pPr>
        <w:pStyle w:val="Question1"/>
      </w:pPr>
      <w:r w:rsidRPr="52531C74">
        <w:rPr>
          <w:b/>
          <w:bCs/>
        </w:rPr>
        <w:t>QD2</w:t>
      </w:r>
      <w:r w:rsidR="00984A85">
        <w:tab/>
      </w:r>
      <w:r>
        <w:t>Using a scale of 1 to 10, where 1 means extremely dissatisfied and 10 means extremely satisfied, overall, how satisfied are you with the service related to estates?</w:t>
      </w:r>
    </w:p>
    <w:p w14:paraId="7D79BB87" w14:textId="77777777" w:rsidR="00984A85" w:rsidRPr="00312208" w:rsidRDefault="00984A85" w:rsidP="00984A85">
      <w:pPr>
        <w:pStyle w:val="Respshort"/>
      </w:pPr>
    </w:p>
    <w:p w14:paraId="421C16B0" w14:textId="298542D1" w:rsidR="00984A85" w:rsidRDefault="00984A85" w:rsidP="00984A85">
      <w:pPr>
        <w:pStyle w:val="ProgrammerInstr"/>
        <w:ind w:left="709"/>
      </w:pPr>
      <w:r>
        <w:t>PROGRAMMER: 1 TO 10 SCALE, 2 ANCHOR POINTS: 1=EXTREMELY DISSATISFIED; 10=EXTREMELY SATISFIED; ADD “DNK/NOT APPLICABLE”</w:t>
      </w:r>
    </w:p>
    <w:p w14:paraId="4A9F4650" w14:textId="77777777" w:rsidR="00984A85" w:rsidRDefault="00984A85" w:rsidP="00984A85">
      <w:pPr>
        <w:pStyle w:val="Question1"/>
        <w:rPr>
          <w:b/>
          <w:bCs/>
        </w:rPr>
      </w:pPr>
    </w:p>
    <w:p w14:paraId="5B5945E0" w14:textId="1ED49FA4" w:rsidR="00984A85" w:rsidRDefault="00984A85" w:rsidP="00984A85">
      <w:pPr>
        <w:pStyle w:val="Question1"/>
      </w:pPr>
      <w:r>
        <w:rPr>
          <w:b/>
          <w:bCs/>
        </w:rPr>
        <w:t>QD2_O</w:t>
      </w:r>
      <w:r>
        <w:tab/>
      </w:r>
      <w:r w:rsidRPr="00312208">
        <w:rPr>
          <w:b/>
          <w:bCs/>
        </w:rPr>
        <w:t>[</w:t>
      </w:r>
      <w:ins w:id="4" w:author="Teymour Azar" w:date="2026-06-10T08:28:00Z" w16du:dateUtc="2026-06-10T12:28:00Z">
        <w:r w:rsidR="00954D42">
          <w:rPr>
            <w:b/>
            <w:bCs/>
          </w:rPr>
          <w:t>ASK IF Q</w:t>
        </w:r>
        <w:r w:rsidR="00D46828">
          <w:rPr>
            <w:b/>
            <w:bCs/>
          </w:rPr>
          <w:t>D</w:t>
        </w:r>
        <w:r w:rsidR="00954D42">
          <w:rPr>
            <w:b/>
            <w:bCs/>
          </w:rPr>
          <w:t>2=1-6</w:t>
        </w:r>
      </w:ins>
      <w:del w:id="5" w:author="Teymour Azar" w:date="2026-06-10T08:28:00Z" w16du:dateUtc="2026-06-10T12:28:00Z">
        <w:r w:rsidRPr="00312208" w:rsidDel="00954D42">
          <w:rPr>
            <w:b/>
            <w:bCs/>
          </w:rPr>
          <w:delText>SKIP IF Q</w:delText>
        </w:r>
        <w:r w:rsidDel="00954D42">
          <w:rPr>
            <w:b/>
            <w:bCs/>
          </w:rPr>
          <w:delText>D</w:delText>
        </w:r>
        <w:r w:rsidRPr="00312208" w:rsidDel="00954D42">
          <w:rPr>
            <w:b/>
            <w:bCs/>
          </w:rPr>
          <w:delText>2=DNK</w:delText>
        </w:r>
      </w:del>
      <w:r w:rsidRPr="00312208">
        <w:rPr>
          <w:b/>
          <w:bCs/>
        </w:rPr>
        <w:t>]</w:t>
      </w:r>
      <w:r>
        <w:t xml:space="preserve"> </w:t>
      </w:r>
      <w:r w:rsidRPr="00312208">
        <w:t xml:space="preserve">What reason(s) prompted you to give a rating of </w:t>
      </w:r>
      <w:r w:rsidRPr="00312208">
        <w:rPr>
          <w:b/>
          <w:bCs/>
        </w:rPr>
        <w:t>[INSERT Q</w:t>
      </w:r>
      <w:r>
        <w:rPr>
          <w:b/>
          <w:bCs/>
        </w:rPr>
        <w:t>D</w:t>
      </w:r>
      <w:r w:rsidRPr="00312208">
        <w:rPr>
          <w:b/>
          <w:bCs/>
        </w:rPr>
        <w:t>2]</w:t>
      </w:r>
      <w:r w:rsidRPr="00312208">
        <w:t>? Please be as specific as you can.</w:t>
      </w:r>
    </w:p>
    <w:p w14:paraId="0ADA81EA" w14:textId="77777777" w:rsidR="00984A85" w:rsidRDefault="00984A85" w:rsidP="00984A85">
      <w:pPr>
        <w:pStyle w:val="ProgrammerInstr"/>
        <w:ind w:left="709"/>
      </w:pPr>
      <w:r>
        <w:t>PROGRAMMER: Open-ended</w:t>
      </w:r>
    </w:p>
    <w:p w14:paraId="7BB691D2" w14:textId="77777777" w:rsidR="00984A85" w:rsidRDefault="00984A85" w:rsidP="00984A85"/>
    <w:p w14:paraId="26051EC0" w14:textId="77777777" w:rsidR="00984A85" w:rsidRDefault="00984A85" w:rsidP="00984A85">
      <w:pPr>
        <w:pStyle w:val="Verbatimline"/>
      </w:pPr>
      <w:r>
        <w:t>Enter your response here</w:t>
      </w:r>
    </w:p>
    <w:p w14:paraId="684FD1D4" w14:textId="77777777" w:rsidR="00984A85" w:rsidRDefault="00984A85" w:rsidP="00984A85">
      <w:pPr>
        <w:pStyle w:val="Respshort"/>
        <w:ind w:left="8222" w:hanging="7502"/>
        <w:rPr>
          <w:b/>
          <w:bCs/>
        </w:rPr>
      </w:pPr>
    </w:p>
    <w:p w14:paraId="088370D6" w14:textId="77777777" w:rsidR="00984A85" w:rsidRDefault="00984A85" w:rsidP="00984A85">
      <w:pPr>
        <w:pStyle w:val="Respshort"/>
        <w:ind w:left="8222" w:hanging="7502"/>
        <w:rPr>
          <w:b/>
          <w:bCs/>
        </w:rPr>
      </w:pPr>
    </w:p>
    <w:p w14:paraId="1FF01BF2" w14:textId="77777777" w:rsidR="008852CD" w:rsidRDefault="008852CD">
      <w:pPr>
        <w:rPr>
          <w:b/>
          <w:bCs/>
          <w:caps/>
          <w:color w:val="FFFFFF"/>
          <w:sz w:val="22"/>
          <w:szCs w:val="22"/>
        </w:rPr>
      </w:pPr>
      <w:r>
        <w:br w:type="page"/>
      </w:r>
    </w:p>
    <w:p w14:paraId="40528C26" w14:textId="14230E81" w:rsidR="00984A85" w:rsidRDefault="00984A85" w:rsidP="00984A85">
      <w:pPr>
        <w:pStyle w:val="SectionTitle"/>
        <w:ind w:left="0" w:right="15"/>
      </w:pPr>
      <w:r>
        <w:lastRenderedPageBreak/>
        <w:t>SECTION E - TRANSFERS</w:t>
      </w:r>
    </w:p>
    <w:p w14:paraId="39D75C55" w14:textId="77777777" w:rsidR="00984A85" w:rsidRPr="00312208" w:rsidRDefault="00984A85" w:rsidP="00984A85">
      <w:pPr>
        <w:pStyle w:val="Respshort"/>
      </w:pPr>
    </w:p>
    <w:p w14:paraId="490C48EF" w14:textId="68781005" w:rsidR="00984A85" w:rsidRDefault="00984A85" w:rsidP="00984A85">
      <w:pPr>
        <w:ind w:left="720" w:hanging="720"/>
      </w:pPr>
      <w:r>
        <w:rPr>
          <w:b/>
          <w:bCs/>
        </w:rPr>
        <w:t>QE1</w:t>
      </w:r>
      <w:r>
        <w:tab/>
      </w:r>
      <w:r w:rsidRPr="00984A85">
        <w:t>In the past 12 months have you initiated any transfers or worked with NBIN on a transfer related request?</w:t>
      </w:r>
    </w:p>
    <w:p w14:paraId="0FBB6E5E" w14:textId="77777777" w:rsidR="00984A85" w:rsidRDefault="00984A85" w:rsidP="00984A85">
      <w:pPr>
        <w:ind w:left="720" w:hanging="720"/>
        <w:rPr>
          <w:b/>
          <w:bCs/>
          <w:shd w:val="clear" w:color="auto" w:fill="DAE9F7" w:themeFill="text2" w:themeFillTint="1A"/>
        </w:rPr>
      </w:pPr>
    </w:p>
    <w:p w14:paraId="7756DB34" w14:textId="61B0D556" w:rsidR="00984A85" w:rsidRDefault="00984A85" w:rsidP="00984A85">
      <w:pPr>
        <w:ind w:left="720"/>
      </w:pPr>
      <w:r>
        <w:rPr>
          <w:b/>
          <w:bCs/>
          <w:shd w:val="clear" w:color="auto" w:fill="DAE9F7" w:themeFill="text2" w:themeFillTint="1A"/>
        </w:rPr>
        <w:t xml:space="preserve">INTERVIEWER, IF NEEDED:  </w:t>
      </w:r>
      <w:r w:rsidRPr="00984A85">
        <w:t>This refers to incoming and outgoing transfers, guidance on the transfer process, resolution of transfer delays or rejections, etc.</w:t>
      </w:r>
    </w:p>
    <w:p w14:paraId="5A2446AF" w14:textId="77777777" w:rsidR="00984A85" w:rsidRPr="00DA6B68" w:rsidRDefault="00984A85" w:rsidP="00984A85">
      <w:pPr>
        <w:pStyle w:val="Respshort"/>
        <w:ind w:left="8222" w:hanging="7502"/>
        <w:rPr>
          <w:sz w:val="20"/>
          <w:szCs w:val="20"/>
        </w:rPr>
      </w:pPr>
      <w:r>
        <w:rPr>
          <w:sz w:val="20"/>
          <w:szCs w:val="20"/>
        </w:rPr>
        <w:t>Yes</w:t>
      </w:r>
      <w:r>
        <w:rPr>
          <w:sz w:val="20"/>
          <w:szCs w:val="20"/>
        </w:rPr>
        <w:tab/>
        <w:t>1</w:t>
      </w:r>
    </w:p>
    <w:p w14:paraId="3CB89DE3" w14:textId="77777777" w:rsidR="00984A85" w:rsidRPr="00DA6B68" w:rsidRDefault="00984A85" w:rsidP="00984A85">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118DE00A" w14:textId="77777777" w:rsidR="00984A85" w:rsidRPr="00DA6B68" w:rsidRDefault="00984A85" w:rsidP="00984A85">
      <w:pPr>
        <w:pStyle w:val="Respshort"/>
        <w:ind w:left="8222" w:hanging="7502"/>
        <w:rPr>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0AD8998E" w14:textId="77777777" w:rsidR="00984A85" w:rsidRDefault="00984A85" w:rsidP="00984A85">
      <w:pPr>
        <w:pStyle w:val="Question1"/>
        <w:rPr>
          <w:b/>
          <w:bCs/>
        </w:rPr>
      </w:pPr>
    </w:p>
    <w:p w14:paraId="32879FB9" w14:textId="00DEA7D8" w:rsidR="00984A85" w:rsidRDefault="0A12A971" w:rsidP="00984A85">
      <w:pPr>
        <w:pStyle w:val="Question1"/>
      </w:pPr>
      <w:r w:rsidRPr="52531C74">
        <w:rPr>
          <w:b/>
          <w:bCs/>
        </w:rPr>
        <w:t>QE2</w:t>
      </w:r>
      <w:r w:rsidR="00984A85">
        <w:tab/>
      </w:r>
      <w:r>
        <w:t>Using a scale of 1 to 10, where 1 means extremely dissatisfied and 10 means extremely satisfied, overall, how satisfied are you with the service related to transfers?</w:t>
      </w:r>
    </w:p>
    <w:p w14:paraId="18074C75" w14:textId="77777777" w:rsidR="00984A85" w:rsidRPr="00312208" w:rsidRDefault="00984A85" w:rsidP="00984A85">
      <w:pPr>
        <w:pStyle w:val="Respshort"/>
      </w:pPr>
    </w:p>
    <w:p w14:paraId="6B0CEC95" w14:textId="3FEA5949" w:rsidR="00984A85" w:rsidRDefault="00984A85" w:rsidP="00984A85">
      <w:pPr>
        <w:pStyle w:val="ProgrammerInstr"/>
        <w:ind w:left="709"/>
      </w:pPr>
      <w:r>
        <w:t>PROGRAMMER: 1 TO 10 SCALE, 2 ANCHOR POINTS: 1=EXTREMELY DISSATISFIED; 10=EXTREMELY SATISFIED; ADD “DNK/NOT APPLICABLE”</w:t>
      </w:r>
    </w:p>
    <w:p w14:paraId="69DD064A" w14:textId="77777777" w:rsidR="00984A85" w:rsidRDefault="00984A85" w:rsidP="00984A85">
      <w:pPr>
        <w:pStyle w:val="Question1"/>
        <w:rPr>
          <w:b/>
          <w:bCs/>
        </w:rPr>
      </w:pPr>
    </w:p>
    <w:p w14:paraId="5F472FF4" w14:textId="45A68C10" w:rsidR="00984A85" w:rsidRDefault="00984A85" w:rsidP="00984A85">
      <w:pPr>
        <w:pStyle w:val="Question1"/>
      </w:pPr>
      <w:r>
        <w:rPr>
          <w:b/>
          <w:bCs/>
        </w:rPr>
        <w:t>QE2_O</w:t>
      </w:r>
      <w:r>
        <w:tab/>
      </w:r>
      <w:r w:rsidRPr="00312208">
        <w:rPr>
          <w:b/>
          <w:bCs/>
        </w:rPr>
        <w:t>[</w:t>
      </w:r>
      <w:ins w:id="6" w:author="Teymour Azar" w:date="2026-06-10T08:28:00Z" w16du:dateUtc="2026-06-10T12:28:00Z">
        <w:r w:rsidR="00954D42">
          <w:rPr>
            <w:b/>
            <w:bCs/>
          </w:rPr>
          <w:t>ASK IF Q</w:t>
        </w:r>
        <w:r w:rsidR="00D46828">
          <w:rPr>
            <w:b/>
            <w:bCs/>
          </w:rPr>
          <w:t>E</w:t>
        </w:r>
        <w:r w:rsidR="00954D42">
          <w:rPr>
            <w:b/>
            <w:bCs/>
          </w:rPr>
          <w:t>2=1-6</w:t>
        </w:r>
      </w:ins>
      <w:del w:id="7" w:author="Teymour Azar" w:date="2026-06-10T08:28:00Z" w16du:dateUtc="2026-06-10T12:28:00Z">
        <w:r w:rsidRPr="00312208" w:rsidDel="00954D42">
          <w:rPr>
            <w:b/>
            <w:bCs/>
          </w:rPr>
          <w:delText>SKIP IF Q</w:delText>
        </w:r>
        <w:r w:rsidDel="00954D42">
          <w:rPr>
            <w:b/>
            <w:bCs/>
          </w:rPr>
          <w:delText>E</w:delText>
        </w:r>
        <w:r w:rsidRPr="00312208" w:rsidDel="00954D42">
          <w:rPr>
            <w:b/>
            <w:bCs/>
          </w:rPr>
          <w:delText>2=DNK</w:delText>
        </w:r>
      </w:del>
      <w:r w:rsidRPr="00312208">
        <w:rPr>
          <w:b/>
          <w:bCs/>
        </w:rPr>
        <w:t>]</w:t>
      </w:r>
      <w:r>
        <w:t xml:space="preserve"> </w:t>
      </w:r>
      <w:r w:rsidRPr="00312208">
        <w:t xml:space="preserve">What reason(s) prompted you to give a rating of </w:t>
      </w:r>
      <w:r w:rsidRPr="00312208">
        <w:rPr>
          <w:b/>
          <w:bCs/>
        </w:rPr>
        <w:t>[INSERT Q</w:t>
      </w:r>
      <w:r>
        <w:rPr>
          <w:b/>
          <w:bCs/>
        </w:rPr>
        <w:t>E</w:t>
      </w:r>
      <w:r w:rsidRPr="00312208">
        <w:rPr>
          <w:b/>
          <w:bCs/>
        </w:rPr>
        <w:t>2]</w:t>
      </w:r>
      <w:r w:rsidRPr="00312208">
        <w:t>? Please be as specific as you can.</w:t>
      </w:r>
    </w:p>
    <w:p w14:paraId="49079322" w14:textId="77777777" w:rsidR="00984A85" w:rsidRDefault="00984A85" w:rsidP="00984A85">
      <w:pPr>
        <w:pStyle w:val="ProgrammerInstr"/>
        <w:ind w:left="709"/>
      </w:pPr>
      <w:r>
        <w:t>PROGRAMMER: Open-ended</w:t>
      </w:r>
    </w:p>
    <w:p w14:paraId="42A463FB" w14:textId="77777777" w:rsidR="00984A85" w:rsidRDefault="00984A85" w:rsidP="00984A85"/>
    <w:p w14:paraId="379C6BDA" w14:textId="77777777" w:rsidR="00984A85" w:rsidRDefault="00984A85" w:rsidP="00984A85">
      <w:pPr>
        <w:pStyle w:val="Verbatimline"/>
      </w:pPr>
      <w:r>
        <w:t>Enter your response here</w:t>
      </w:r>
    </w:p>
    <w:p w14:paraId="662F5165" w14:textId="77777777" w:rsidR="00984A85" w:rsidRDefault="00984A85" w:rsidP="00984A85">
      <w:pPr>
        <w:pStyle w:val="Respshort"/>
        <w:ind w:left="8222" w:hanging="7502"/>
        <w:rPr>
          <w:b/>
          <w:bCs/>
        </w:rPr>
      </w:pPr>
    </w:p>
    <w:p w14:paraId="1F631D6F" w14:textId="77777777" w:rsidR="00984A85" w:rsidRDefault="00984A85" w:rsidP="00984A85">
      <w:pPr>
        <w:pStyle w:val="Respshort"/>
        <w:ind w:left="8222" w:hanging="7502"/>
        <w:rPr>
          <w:b/>
          <w:bCs/>
        </w:rPr>
      </w:pPr>
    </w:p>
    <w:p w14:paraId="10A53167" w14:textId="0079746C" w:rsidR="00984A85" w:rsidRDefault="00984A85" w:rsidP="00984A85">
      <w:pPr>
        <w:pStyle w:val="SectionTitle"/>
        <w:ind w:left="0" w:right="15"/>
      </w:pPr>
      <w:r>
        <w:t>SECTION F – ACCOUNT ADMINISTRATION</w:t>
      </w:r>
    </w:p>
    <w:p w14:paraId="2C64FBA9" w14:textId="77777777" w:rsidR="00984A85" w:rsidRPr="00312208" w:rsidRDefault="00984A85" w:rsidP="00984A85">
      <w:pPr>
        <w:pStyle w:val="Respshort"/>
      </w:pPr>
    </w:p>
    <w:p w14:paraId="3917418F" w14:textId="6FF3602C" w:rsidR="00984A85" w:rsidRDefault="00984A85" w:rsidP="008852CD">
      <w:pPr>
        <w:widowControl w:val="0"/>
        <w:ind w:left="720" w:hanging="720"/>
      </w:pPr>
      <w:r>
        <w:rPr>
          <w:b/>
          <w:bCs/>
        </w:rPr>
        <w:t>QF1</w:t>
      </w:r>
      <w:r>
        <w:tab/>
      </w:r>
      <w:r w:rsidRPr="00984A85">
        <w:t>In the past 12 months have you initiated any requests or interacted with NBIN regarding any account administration?</w:t>
      </w:r>
    </w:p>
    <w:p w14:paraId="4C3AE982" w14:textId="77777777" w:rsidR="00984A85" w:rsidRDefault="00984A85" w:rsidP="008852CD">
      <w:pPr>
        <w:widowControl w:val="0"/>
        <w:ind w:left="720" w:hanging="720"/>
        <w:rPr>
          <w:b/>
          <w:bCs/>
          <w:shd w:val="clear" w:color="auto" w:fill="DAE9F7" w:themeFill="text2" w:themeFillTint="1A"/>
        </w:rPr>
      </w:pPr>
    </w:p>
    <w:p w14:paraId="0B1D02E9" w14:textId="68BC5A36" w:rsidR="00984A85" w:rsidRDefault="00984A85" w:rsidP="008852CD">
      <w:pPr>
        <w:widowControl w:val="0"/>
        <w:ind w:left="720"/>
      </w:pPr>
      <w:r>
        <w:rPr>
          <w:b/>
          <w:bCs/>
          <w:shd w:val="clear" w:color="auto" w:fill="DAE9F7" w:themeFill="text2" w:themeFillTint="1A"/>
        </w:rPr>
        <w:t xml:space="preserve">INTERVIEWER, IF NEEDED:  </w:t>
      </w:r>
      <w:r w:rsidRPr="00984A85">
        <w:t>This refers to queries about a new account, account changes and maintenance, registered plans, guidance on form or document requirements, account eligibility, etc.</w:t>
      </w:r>
    </w:p>
    <w:p w14:paraId="00F3AD3A" w14:textId="77777777" w:rsidR="00984A85" w:rsidRDefault="00984A85" w:rsidP="008852CD">
      <w:pPr>
        <w:widowControl w:val="0"/>
        <w:ind w:left="720"/>
      </w:pPr>
    </w:p>
    <w:p w14:paraId="73056096" w14:textId="77777777" w:rsidR="00984A85" w:rsidRPr="00DA6B68" w:rsidRDefault="00984A85" w:rsidP="008852CD">
      <w:pPr>
        <w:pStyle w:val="Respshort"/>
        <w:keepNext w:val="0"/>
        <w:widowControl w:val="0"/>
        <w:ind w:left="8222" w:hanging="7502"/>
        <w:rPr>
          <w:sz w:val="20"/>
          <w:szCs w:val="20"/>
        </w:rPr>
      </w:pPr>
      <w:r>
        <w:rPr>
          <w:sz w:val="20"/>
          <w:szCs w:val="20"/>
        </w:rPr>
        <w:t>Yes</w:t>
      </w:r>
      <w:r>
        <w:rPr>
          <w:sz w:val="20"/>
          <w:szCs w:val="20"/>
        </w:rPr>
        <w:tab/>
        <w:t>1</w:t>
      </w:r>
    </w:p>
    <w:p w14:paraId="30574052" w14:textId="77777777" w:rsidR="00984A85" w:rsidRPr="00DA6B68" w:rsidRDefault="00984A85" w:rsidP="008852CD">
      <w:pPr>
        <w:pStyle w:val="Respshort"/>
        <w:keepNext w:val="0"/>
        <w:widowControl w:val="0"/>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1E4B5DF0" w14:textId="77777777" w:rsidR="00984A85" w:rsidRDefault="00984A85" w:rsidP="008852CD">
      <w:pPr>
        <w:pStyle w:val="Respshort"/>
        <w:keepNext w:val="0"/>
        <w:widowControl w:val="0"/>
        <w:ind w:left="8222" w:hanging="7502"/>
        <w:rPr>
          <w:b/>
          <w:bCs/>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7B648B63" w14:textId="77777777" w:rsidR="008852CD" w:rsidRPr="00DA6B68" w:rsidRDefault="008852CD" w:rsidP="008852CD">
      <w:pPr>
        <w:pStyle w:val="Respshort"/>
        <w:keepNext w:val="0"/>
        <w:widowControl w:val="0"/>
        <w:ind w:left="8222" w:hanging="7502"/>
        <w:rPr>
          <w:sz w:val="20"/>
          <w:szCs w:val="20"/>
        </w:rPr>
      </w:pPr>
    </w:p>
    <w:p w14:paraId="04CB3399" w14:textId="5B9EFE62" w:rsidR="00984A85" w:rsidRDefault="0A12A971" w:rsidP="008852CD">
      <w:pPr>
        <w:pStyle w:val="Question1"/>
        <w:keepNext w:val="0"/>
        <w:widowControl w:val="0"/>
      </w:pPr>
      <w:r w:rsidRPr="52531C74">
        <w:rPr>
          <w:b/>
          <w:bCs/>
        </w:rPr>
        <w:t>QF2</w:t>
      </w:r>
      <w:r w:rsidR="00984A85">
        <w:tab/>
      </w:r>
      <w:r>
        <w:t xml:space="preserve">Using a scale of 1 to 10, where 1 means extremely dissatisfied and 10 means extremely satisfied, how </w:t>
      </w:r>
      <w:r w:rsidR="4A144382">
        <w:t>satisfied are you</w:t>
      </w:r>
      <w:r w:rsidR="767C7A77">
        <w:t xml:space="preserve"> overall</w:t>
      </w:r>
      <w:r w:rsidR="4A144382">
        <w:t xml:space="preserve"> with</w:t>
      </w:r>
      <w:r w:rsidR="1CA1C471">
        <w:t xml:space="preserve"> NBIN</w:t>
      </w:r>
      <w:r w:rsidR="3AC4474D">
        <w:t>’s</w:t>
      </w:r>
      <w:r>
        <w:t xml:space="preserve"> </w:t>
      </w:r>
      <w:r w:rsidR="4A144382">
        <w:t>account administration</w:t>
      </w:r>
      <w:r w:rsidR="47ABB634">
        <w:t xml:space="preserve"> services</w:t>
      </w:r>
      <w:r>
        <w:t>?</w:t>
      </w:r>
    </w:p>
    <w:p w14:paraId="02872657" w14:textId="77777777" w:rsidR="00984A85" w:rsidRPr="00312208" w:rsidRDefault="00984A85" w:rsidP="008852CD">
      <w:pPr>
        <w:pStyle w:val="Respshort"/>
        <w:keepNext w:val="0"/>
        <w:keepLines/>
        <w:widowControl w:val="0"/>
      </w:pPr>
    </w:p>
    <w:p w14:paraId="15D67C19" w14:textId="112E439A" w:rsidR="00984A85" w:rsidRDefault="00984A85" w:rsidP="008852CD">
      <w:pPr>
        <w:pStyle w:val="ProgrammerInstr"/>
        <w:keepNext w:val="0"/>
        <w:keepLines/>
        <w:widowControl w:val="0"/>
        <w:ind w:left="709"/>
      </w:pPr>
      <w:r>
        <w:t>PROGRAMMER: 1 TO 10 SCALE, 2 ANCHOR POINTS: 1=EXTREMELY DISSATISFIED; 10=EXTREMELY SATISFIED; ADD “DNK/NOT APPLICABLE”</w:t>
      </w:r>
    </w:p>
    <w:p w14:paraId="6063902B" w14:textId="77777777" w:rsidR="00984A85" w:rsidRDefault="00984A85" w:rsidP="00984A85">
      <w:pPr>
        <w:pStyle w:val="Question1"/>
        <w:rPr>
          <w:b/>
          <w:bCs/>
        </w:rPr>
      </w:pPr>
    </w:p>
    <w:p w14:paraId="669E9E3B" w14:textId="178A3732" w:rsidR="00984A85" w:rsidRDefault="00984A85" w:rsidP="00984A85">
      <w:pPr>
        <w:pStyle w:val="Question1"/>
      </w:pPr>
      <w:r>
        <w:rPr>
          <w:b/>
          <w:bCs/>
        </w:rPr>
        <w:t>QF2_O</w:t>
      </w:r>
      <w:r>
        <w:tab/>
      </w:r>
      <w:r w:rsidRPr="00312208">
        <w:rPr>
          <w:b/>
          <w:bCs/>
        </w:rPr>
        <w:t>[</w:t>
      </w:r>
      <w:ins w:id="8" w:author="Teymour Azar" w:date="2026-06-10T08:28:00Z" w16du:dateUtc="2026-06-10T12:28:00Z">
        <w:r w:rsidR="00954D42">
          <w:rPr>
            <w:b/>
            <w:bCs/>
          </w:rPr>
          <w:t>ASK IF Q</w:t>
        </w:r>
        <w:r w:rsidR="00D46828">
          <w:rPr>
            <w:b/>
            <w:bCs/>
          </w:rPr>
          <w:t>F</w:t>
        </w:r>
        <w:r w:rsidR="00954D42">
          <w:rPr>
            <w:b/>
            <w:bCs/>
          </w:rPr>
          <w:t>2=1-6</w:t>
        </w:r>
      </w:ins>
      <w:del w:id="9" w:author="Teymour Azar" w:date="2026-06-10T08:28:00Z" w16du:dateUtc="2026-06-10T12:28:00Z">
        <w:r w:rsidRPr="00312208" w:rsidDel="00954D42">
          <w:rPr>
            <w:b/>
            <w:bCs/>
          </w:rPr>
          <w:delText>SKIP IF Q</w:delText>
        </w:r>
        <w:r w:rsidDel="00954D42">
          <w:rPr>
            <w:b/>
            <w:bCs/>
          </w:rPr>
          <w:delText>F</w:delText>
        </w:r>
        <w:r w:rsidRPr="00312208" w:rsidDel="00954D42">
          <w:rPr>
            <w:b/>
            <w:bCs/>
          </w:rPr>
          <w:delText>2=DNK</w:delText>
        </w:r>
      </w:del>
      <w:r w:rsidRPr="00312208">
        <w:rPr>
          <w:b/>
          <w:bCs/>
        </w:rPr>
        <w:t>]</w:t>
      </w:r>
      <w:r>
        <w:t xml:space="preserve"> </w:t>
      </w:r>
      <w:r w:rsidRPr="00312208">
        <w:t xml:space="preserve">What reason(s) prompted you to give a rating of </w:t>
      </w:r>
      <w:r w:rsidRPr="00312208">
        <w:rPr>
          <w:b/>
          <w:bCs/>
        </w:rPr>
        <w:t>[INSERT Q</w:t>
      </w:r>
      <w:r>
        <w:rPr>
          <w:b/>
          <w:bCs/>
        </w:rPr>
        <w:t>F</w:t>
      </w:r>
      <w:r w:rsidRPr="00312208">
        <w:rPr>
          <w:b/>
          <w:bCs/>
        </w:rPr>
        <w:t>2]</w:t>
      </w:r>
      <w:r w:rsidRPr="00312208">
        <w:t>? Please be as specific as you can.</w:t>
      </w:r>
    </w:p>
    <w:p w14:paraId="6E292AC0" w14:textId="77777777" w:rsidR="00984A85" w:rsidRDefault="00984A85" w:rsidP="00984A85">
      <w:pPr>
        <w:pStyle w:val="ProgrammerInstr"/>
        <w:ind w:left="709"/>
      </w:pPr>
      <w:r>
        <w:t>PROGRAMMER: Open-ended</w:t>
      </w:r>
    </w:p>
    <w:p w14:paraId="3C5A087A" w14:textId="77777777" w:rsidR="00984A85" w:rsidRDefault="00984A85" w:rsidP="00984A85"/>
    <w:p w14:paraId="65040C68" w14:textId="77777777" w:rsidR="00984A85" w:rsidRDefault="00984A85" w:rsidP="00984A85">
      <w:pPr>
        <w:pStyle w:val="Verbatimline"/>
      </w:pPr>
      <w:r>
        <w:t>Enter your response here</w:t>
      </w:r>
    </w:p>
    <w:p w14:paraId="2D4EA16F" w14:textId="77777777" w:rsidR="009A61A1" w:rsidRDefault="009A61A1" w:rsidP="00984A85">
      <w:pPr>
        <w:pStyle w:val="Respshort"/>
        <w:ind w:left="8222" w:hanging="7502"/>
        <w:rPr>
          <w:b/>
          <w:bCs/>
        </w:rPr>
      </w:pPr>
    </w:p>
    <w:p w14:paraId="11451BFC" w14:textId="13D051AD" w:rsidR="009A61A1" w:rsidRDefault="009A61A1" w:rsidP="009A61A1">
      <w:pPr>
        <w:pStyle w:val="SectionTitle"/>
        <w:ind w:left="0" w:right="15"/>
      </w:pPr>
      <w:r>
        <w:t>SECTION G – CLIENT REPORTING</w:t>
      </w:r>
    </w:p>
    <w:p w14:paraId="234F46C6" w14:textId="77777777" w:rsidR="009A61A1" w:rsidRPr="00312208" w:rsidRDefault="009A61A1" w:rsidP="009A61A1">
      <w:pPr>
        <w:pStyle w:val="Respshort"/>
      </w:pPr>
    </w:p>
    <w:p w14:paraId="2CC63505" w14:textId="26B9E92B" w:rsidR="009A61A1" w:rsidRDefault="009A61A1" w:rsidP="009A61A1">
      <w:pPr>
        <w:ind w:left="720" w:hanging="720"/>
      </w:pPr>
      <w:r>
        <w:rPr>
          <w:b/>
          <w:bCs/>
        </w:rPr>
        <w:t>QG1</w:t>
      </w:r>
      <w:r>
        <w:tab/>
        <w:t xml:space="preserve">The next question relates to client reporting and the experience your clients have had with NBINs reporting services.  </w:t>
      </w:r>
    </w:p>
    <w:p w14:paraId="3B7B135B" w14:textId="77777777" w:rsidR="009A61A1" w:rsidRDefault="009A61A1" w:rsidP="009A61A1">
      <w:pPr>
        <w:ind w:left="720" w:hanging="720"/>
      </w:pPr>
    </w:p>
    <w:p w14:paraId="2E03153A" w14:textId="590A1B28" w:rsidR="009A61A1" w:rsidRDefault="009A61A1" w:rsidP="009A61A1">
      <w:pPr>
        <w:ind w:left="720"/>
      </w:pPr>
      <w:r>
        <w:rPr>
          <w:b/>
          <w:bCs/>
          <w:shd w:val="clear" w:color="auto" w:fill="DAE9F7" w:themeFill="text2" w:themeFillTint="1A"/>
        </w:rPr>
        <w:t xml:space="preserve">INTERVIEWER, IF NEEDED:  </w:t>
      </w:r>
      <w:r w:rsidRPr="009A61A1">
        <w:t>This refers to client statements, trade confirms, tax documents, CRM2, etc.</w:t>
      </w:r>
    </w:p>
    <w:p w14:paraId="4AECC42D" w14:textId="77777777" w:rsidR="009A61A1" w:rsidRDefault="009A61A1" w:rsidP="009A61A1"/>
    <w:p w14:paraId="116190AA" w14:textId="40380CB1" w:rsidR="009A61A1" w:rsidRDefault="4A144382" w:rsidP="009A61A1">
      <w:pPr>
        <w:ind w:left="720" w:hanging="11"/>
      </w:pPr>
      <w:r>
        <w:t>Using a scale of 1 to 10, where 1 means extremely dissatisfied and 10 means extremely satisfied, overall, how satisfied are you with NBIN’s client reporting service</w:t>
      </w:r>
      <w:r w:rsidR="1909A5A6">
        <w:t>s</w:t>
      </w:r>
      <w:r>
        <w:t>?</w:t>
      </w:r>
    </w:p>
    <w:p w14:paraId="3FAEB6EB" w14:textId="77777777" w:rsidR="009A61A1" w:rsidRDefault="009A61A1" w:rsidP="009A61A1">
      <w:pPr>
        <w:ind w:left="720" w:hanging="11"/>
      </w:pPr>
    </w:p>
    <w:p w14:paraId="3C95B164" w14:textId="693EDD98" w:rsidR="009A61A1" w:rsidRDefault="009A61A1" w:rsidP="009A61A1">
      <w:pPr>
        <w:pStyle w:val="ProgrammerInstr"/>
      </w:pPr>
      <w:r>
        <w:t>PROGRAMMER: 1 TO 10 SCALE, 2 ANCHOR POINTS: 1=EXTREMELY DISSATISFIED; 10=EXTREMELY SATISFIED; ADD “DNK/NOT APPLICABLE”</w:t>
      </w:r>
    </w:p>
    <w:p w14:paraId="55C3226B" w14:textId="77777777" w:rsidR="009A61A1" w:rsidRDefault="009A61A1" w:rsidP="009A61A1">
      <w:pPr>
        <w:pStyle w:val="Question1"/>
        <w:rPr>
          <w:b/>
          <w:bCs/>
        </w:rPr>
      </w:pPr>
    </w:p>
    <w:p w14:paraId="3A0C3B96" w14:textId="540BA75E" w:rsidR="009A61A1" w:rsidRDefault="009A61A1" w:rsidP="009A61A1">
      <w:pPr>
        <w:pStyle w:val="Question1"/>
      </w:pPr>
      <w:r>
        <w:rPr>
          <w:b/>
          <w:bCs/>
        </w:rPr>
        <w:t>QG1_O</w:t>
      </w:r>
      <w:r>
        <w:tab/>
      </w:r>
      <w:r w:rsidRPr="00312208">
        <w:rPr>
          <w:b/>
          <w:bCs/>
        </w:rPr>
        <w:t>[</w:t>
      </w:r>
      <w:ins w:id="10" w:author="Teymour Azar" w:date="2026-06-10T08:28:00Z" w16du:dateUtc="2026-06-10T12:28:00Z">
        <w:r w:rsidR="00954D42">
          <w:rPr>
            <w:b/>
            <w:bCs/>
          </w:rPr>
          <w:t>ASK IF Q</w:t>
        </w:r>
        <w:r w:rsidR="00D46828">
          <w:rPr>
            <w:b/>
            <w:bCs/>
          </w:rPr>
          <w:t>G1</w:t>
        </w:r>
        <w:r w:rsidR="00954D42">
          <w:rPr>
            <w:b/>
            <w:bCs/>
          </w:rPr>
          <w:t>=1-6</w:t>
        </w:r>
      </w:ins>
      <w:del w:id="11" w:author="Teymour Azar" w:date="2026-06-10T08:28:00Z" w16du:dateUtc="2026-06-10T12:28:00Z">
        <w:r w:rsidRPr="00312208" w:rsidDel="00954D42">
          <w:rPr>
            <w:b/>
            <w:bCs/>
          </w:rPr>
          <w:delText>SKIP IF Q</w:delText>
        </w:r>
        <w:r w:rsidDel="00954D42">
          <w:rPr>
            <w:b/>
            <w:bCs/>
          </w:rPr>
          <w:delText>G1</w:delText>
        </w:r>
        <w:r w:rsidRPr="00312208" w:rsidDel="00954D42">
          <w:rPr>
            <w:b/>
            <w:bCs/>
          </w:rPr>
          <w:delText>=DNK</w:delText>
        </w:r>
      </w:del>
      <w:r w:rsidRPr="00312208">
        <w:rPr>
          <w:b/>
          <w:bCs/>
        </w:rPr>
        <w:t>]</w:t>
      </w:r>
      <w:r>
        <w:t xml:space="preserve"> </w:t>
      </w:r>
      <w:r w:rsidRPr="00312208">
        <w:t xml:space="preserve">What reason(s) prompted you to give a rating of </w:t>
      </w:r>
      <w:r w:rsidRPr="00312208">
        <w:rPr>
          <w:b/>
          <w:bCs/>
        </w:rPr>
        <w:t>[INSERT Q</w:t>
      </w:r>
      <w:r>
        <w:rPr>
          <w:b/>
          <w:bCs/>
        </w:rPr>
        <w:t>G1</w:t>
      </w:r>
      <w:r w:rsidRPr="00312208">
        <w:rPr>
          <w:b/>
          <w:bCs/>
        </w:rPr>
        <w:t>]</w:t>
      </w:r>
      <w:r w:rsidRPr="00312208">
        <w:t>? Please be as specific as you can.</w:t>
      </w:r>
    </w:p>
    <w:p w14:paraId="0256C5BC" w14:textId="77777777" w:rsidR="009A61A1" w:rsidRDefault="009A61A1" w:rsidP="009A61A1">
      <w:pPr>
        <w:pStyle w:val="ProgrammerInstr"/>
        <w:ind w:left="709"/>
      </w:pPr>
      <w:r>
        <w:t>PROGRAMMER: Open-ended</w:t>
      </w:r>
    </w:p>
    <w:p w14:paraId="55EC6169" w14:textId="77777777" w:rsidR="009A61A1" w:rsidRDefault="009A61A1" w:rsidP="009A61A1"/>
    <w:p w14:paraId="6861E81D" w14:textId="77777777" w:rsidR="009A61A1" w:rsidRDefault="009A61A1" w:rsidP="009A61A1">
      <w:pPr>
        <w:pStyle w:val="Verbatimline"/>
      </w:pPr>
      <w:r>
        <w:t>Enter your response here</w:t>
      </w:r>
    </w:p>
    <w:p w14:paraId="0F1291C1" w14:textId="77777777" w:rsidR="009A61A1" w:rsidRPr="007C15DD" w:rsidRDefault="009A61A1" w:rsidP="009A61A1">
      <w:pPr>
        <w:pStyle w:val="Respshort"/>
        <w:ind w:left="8222" w:hanging="7502"/>
        <w:rPr>
          <w:b/>
          <w:bCs/>
        </w:rPr>
      </w:pPr>
    </w:p>
    <w:p w14:paraId="2C8A6A61" w14:textId="41ED371D" w:rsidR="009A61A1" w:rsidRDefault="009A61A1" w:rsidP="009A61A1">
      <w:pPr>
        <w:pStyle w:val="SectionTitle"/>
        <w:ind w:left="0" w:right="15"/>
      </w:pPr>
      <w:r>
        <w:t>SECTION H – NPS/LOYALTY</w:t>
      </w:r>
    </w:p>
    <w:p w14:paraId="551FE00E" w14:textId="77777777" w:rsidR="009A61A1" w:rsidRPr="00312208" w:rsidRDefault="009A61A1" w:rsidP="009A61A1">
      <w:pPr>
        <w:pStyle w:val="Respshort"/>
      </w:pPr>
    </w:p>
    <w:p w14:paraId="5B135F8A" w14:textId="53FCFE3C" w:rsidR="009A61A1" w:rsidRDefault="00EB2381" w:rsidP="009A61A1">
      <w:pPr>
        <w:ind w:left="720" w:hanging="720"/>
      </w:pPr>
      <w:r>
        <w:rPr>
          <w:b/>
          <w:bCs/>
        </w:rPr>
        <w:t>*</w:t>
      </w:r>
      <w:r w:rsidR="009A61A1">
        <w:rPr>
          <w:b/>
          <w:bCs/>
        </w:rPr>
        <w:t>QH1</w:t>
      </w:r>
      <w:r w:rsidR="009A61A1">
        <w:rPr>
          <w:b/>
          <w:bCs/>
        </w:rPr>
        <w:tab/>
      </w:r>
      <w:r w:rsidR="009A61A1" w:rsidRPr="009A61A1">
        <w:t>For the following questions, please answer using a scale from 1 to 10 where 1 means “extremely unlikely” and 10 means “extremely likely”.</w:t>
      </w:r>
    </w:p>
    <w:p w14:paraId="4B3F598E" w14:textId="77777777" w:rsidR="009A61A1" w:rsidRDefault="009A61A1" w:rsidP="009A61A1">
      <w:pPr>
        <w:ind w:left="720" w:hanging="720"/>
      </w:pPr>
    </w:p>
    <w:p w14:paraId="18A0D2ED" w14:textId="4B5E0136" w:rsidR="009A61A1" w:rsidRDefault="009A61A1" w:rsidP="009A61A1">
      <w:pPr>
        <w:pStyle w:val="ProgrammerInstr"/>
        <w:ind w:left="709"/>
      </w:pPr>
      <w:r>
        <w:t xml:space="preserve">PROGRAMMER: </w:t>
      </w:r>
      <w:r w:rsidRPr="00312208">
        <w:t>RANDOMIZE STATEMENTS.</w:t>
      </w:r>
      <w:r>
        <w:t xml:space="preserve"> 1 TO 10 SCALE, 2 ANCHOR POINTS: 1=EXTREMELY UNLIKELY; 10=EXTREMELY LIKELY; ADD “DNK/NOT APPLICABLE”</w:t>
      </w:r>
    </w:p>
    <w:p w14:paraId="48B85B50" w14:textId="77777777" w:rsidR="009A61A1" w:rsidRDefault="009A61A1" w:rsidP="009A61A1">
      <w:pPr>
        <w:ind w:left="720" w:hanging="720"/>
      </w:pPr>
    </w:p>
    <w:p w14:paraId="1FC3DA20" w14:textId="77777777" w:rsidR="009A61A1" w:rsidRDefault="009A61A1" w:rsidP="009A61A1">
      <w:pPr>
        <w:pStyle w:val="Respshort"/>
        <w:numPr>
          <w:ilvl w:val="1"/>
          <w:numId w:val="18"/>
        </w:numPr>
        <w:rPr>
          <w:sz w:val="20"/>
          <w:szCs w:val="20"/>
        </w:rPr>
      </w:pPr>
      <w:r w:rsidRPr="009A61A1">
        <w:rPr>
          <w:sz w:val="20"/>
          <w:szCs w:val="20"/>
        </w:rPr>
        <w:t>Over the next 12 months, how likely will your organization continue to do business with NBIN?</w:t>
      </w:r>
    </w:p>
    <w:p w14:paraId="606A2693" w14:textId="77777777" w:rsidR="009A61A1" w:rsidRPr="009A61A1" w:rsidRDefault="009A61A1" w:rsidP="009A61A1">
      <w:pPr>
        <w:pStyle w:val="Respshort"/>
        <w:ind w:left="1440"/>
        <w:rPr>
          <w:sz w:val="20"/>
          <w:szCs w:val="20"/>
        </w:rPr>
      </w:pPr>
    </w:p>
    <w:p w14:paraId="3793CB2D" w14:textId="77777777" w:rsidR="009A61A1" w:rsidRDefault="009A61A1" w:rsidP="009A61A1">
      <w:pPr>
        <w:pStyle w:val="Respshort"/>
        <w:numPr>
          <w:ilvl w:val="1"/>
          <w:numId w:val="18"/>
        </w:numPr>
        <w:rPr>
          <w:sz w:val="20"/>
          <w:szCs w:val="20"/>
        </w:rPr>
      </w:pPr>
      <w:r w:rsidRPr="009A61A1">
        <w:rPr>
          <w:sz w:val="20"/>
          <w:szCs w:val="20"/>
        </w:rPr>
        <w:t xml:space="preserve">If you had to choose a provider for brokerage and custody services for a new need in your organization tomorrow, how likely would you </w:t>
      </w:r>
      <w:r w:rsidRPr="009A61A1">
        <w:rPr>
          <w:b/>
          <w:bCs/>
          <w:sz w:val="20"/>
          <w:szCs w:val="20"/>
        </w:rPr>
        <w:t>consider NBIN</w:t>
      </w:r>
      <w:r w:rsidRPr="009A61A1">
        <w:rPr>
          <w:sz w:val="20"/>
          <w:szCs w:val="20"/>
        </w:rPr>
        <w:t>?</w:t>
      </w:r>
    </w:p>
    <w:p w14:paraId="14A9E5D4" w14:textId="77777777" w:rsidR="009A61A1" w:rsidRPr="009A61A1" w:rsidRDefault="009A61A1" w:rsidP="009A61A1">
      <w:pPr>
        <w:pStyle w:val="Respshort"/>
        <w:ind w:left="0"/>
        <w:rPr>
          <w:sz w:val="20"/>
          <w:szCs w:val="20"/>
        </w:rPr>
      </w:pPr>
    </w:p>
    <w:p w14:paraId="3A46D358" w14:textId="5CB377E1" w:rsidR="009A61A1" w:rsidRDefault="009A61A1" w:rsidP="009A61A1">
      <w:pPr>
        <w:pStyle w:val="Respshort"/>
        <w:numPr>
          <w:ilvl w:val="1"/>
          <w:numId w:val="18"/>
        </w:numPr>
        <w:rPr>
          <w:sz w:val="20"/>
          <w:szCs w:val="20"/>
        </w:rPr>
      </w:pPr>
      <w:r w:rsidRPr="009A61A1">
        <w:rPr>
          <w:sz w:val="20"/>
          <w:szCs w:val="20"/>
        </w:rPr>
        <w:t>If you had to choose a provider for brokerage and custody services for a new need in your organization tomorrow,</w:t>
      </w:r>
      <w:r>
        <w:rPr>
          <w:sz w:val="20"/>
          <w:szCs w:val="20"/>
        </w:rPr>
        <w:t xml:space="preserve"> </w:t>
      </w:r>
      <w:r w:rsidRPr="009A61A1">
        <w:rPr>
          <w:sz w:val="20"/>
          <w:szCs w:val="20"/>
        </w:rPr>
        <w:t xml:space="preserve">how likely would you </w:t>
      </w:r>
      <w:r w:rsidRPr="009A61A1">
        <w:rPr>
          <w:b/>
          <w:bCs/>
          <w:sz w:val="20"/>
          <w:szCs w:val="20"/>
        </w:rPr>
        <w:t>choose NBIN</w:t>
      </w:r>
      <w:r w:rsidRPr="009A61A1">
        <w:rPr>
          <w:sz w:val="20"/>
          <w:szCs w:val="20"/>
        </w:rPr>
        <w:t>?</w:t>
      </w:r>
    </w:p>
    <w:p w14:paraId="27E4EC52" w14:textId="77777777" w:rsidR="009A61A1" w:rsidRDefault="009A61A1" w:rsidP="009A61A1">
      <w:pPr>
        <w:pStyle w:val="ListParagraph"/>
      </w:pPr>
    </w:p>
    <w:p w14:paraId="063C3251" w14:textId="77777777" w:rsidR="009A61A1" w:rsidRDefault="009A61A1" w:rsidP="009A61A1">
      <w:pPr>
        <w:ind w:left="720" w:hanging="720"/>
        <w:rPr>
          <w:b/>
          <w:bCs/>
        </w:rPr>
      </w:pPr>
    </w:p>
    <w:p w14:paraId="5390DC6E" w14:textId="2BB2176B" w:rsidR="009A61A1" w:rsidRDefault="00EB2381" w:rsidP="009A61A1">
      <w:pPr>
        <w:ind w:left="720" w:hanging="720"/>
      </w:pPr>
      <w:r>
        <w:rPr>
          <w:b/>
          <w:bCs/>
        </w:rPr>
        <w:t>*</w:t>
      </w:r>
      <w:r w:rsidR="009A61A1">
        <w:rPr>
          <w:b/>
          <w:bCs/>
        </w:rPr>
        <w:t>QH2</w:t>
      </w:r>
      <w:r w:rsidR="009A61A1">
        <w:rPr>
          <w:b/>
          <w:bCs/>
        </w:rPr>
        <w:tab/>
      </w:r>
      <w:r w:rsidR="009A61A1" w:rsidRPr="009A61A1">
        <w:t xml:space="preserve">Using a scale of 1 to 10, where 1 means not likely at all and 10 means very likely, how likely are you to </w:t>
      </w:r>
      <w:r w:rsidR="009A61A1" w:rsidRPr="009A61A1">
        <w:rPr>
          <w:b/>
          <w:bCs/>
        </w:rPr>
        <w:t>recommend NBIN</w:t>
      </w:r>
      <w:r w:rsidR="009A61A1" w:rsidRPr="009A61A1">
        <w:t xml:space="preserve"> to a colleague or other business partner?</w:t>
      </w:r>
    </w:p>
    <w:p w14:paraId="77655966" w14:textId="77777777" w:rsidR="009A61A1" w:rsidRDefault="009A61A1" w:rsidP="009A61A1">
      <w:pPr>
        <w:ind w:left="720" w:hanging="720"/>
      </w:pPr>
    </w:p>
    <w:p w14:paraId="06239E69" w14:textId="4D943BA7" w:rsidR="009A61A1" w:rsidRDefault="009A61A1" w:rsidP="009A61A1">
      <w:pPr>
        <w:pStyle w:val="ProgrammerInstr"/>
        <w:ind w:left="709"/>
      </w:pPr>
      <w:r>
        <w:t>PROGRAMMER: 1 TO 10 SCALE, 2 ANCHOR POINTS: 1=</w:t>
      </w:r>
      <w:r w:rsidR="00206D3A">
        <w:t>NOT LIKELY AT ALL</w:t>
      </w:r>
      <w:r>
        <w:t>; 10=</w:t>
      </w:r>
      <w:r w:rsidR="00206D3A">
        <w:t xml:space="preserve">VERY </w:t>
      </w:r>
      <w:r>
        <w:t>LIKELY; ADD “DNK/NOT APPLICABLE”</w:t>
      </w:r>
    </w:p>
    <w:p w14:paraId="682D2B59" w14:textId="77777777" w:rsidR="009A61A1" w:rsidRDefault="009A61A1" w:rsidP="009A61A1">
      <w:pPr>
        <w:pStyle w:val="Respshort"/>
        <w:ind w:left="0"/>
        <w:rPr>
          <w:sz w:val="20"/>
          <w:szCs w:val="20"/>
        </w:rPr>
      </w:pPr>
    </w:p>
    <w:p w14:paraId="3B982B48" w14:textId="77777777" w:rsidR="009A61A1" w:rsidRDefault="009A61A1" w:rsidP="009A61A1">
      <w:pPr>
        <w:pStyle w:val="Respshort"/>
        <w:ind w:left="0"/>
        <w:rPr>
          <w:sz w:val="20"/>
          <w:szCs w:val="20"/>
        </w:rPr>
      </w:pPr>
    </w:p>
    <w:p w14:paraId="2BB23820" w14:textId="0308A582" w:rsidR="009A61A1" w:rsidRDefault="00EB2381" w:rsidP="009A61A1">
      <w:pPr>
        <w:pStyle w:val="Question1"/>
      </w:pPr>
      <w:r>
        <w:rPr>
          <w:b/>
          <w:bCs/>
        </w:rPr>
        <w:t>*</w:t>
      </w:r>
      <w:r w:rsidR="009A61A1">
        <w:rPr>
          <w:b/>
          <w:bCs/>
        </w:rPr>
        <w:t>QH2_O</w:t>
      </w:r>
      <w:r w:rsidR="009A61A1">
        <w:tab/>
      </w:r>
      <w:r w:rsidR="009A61A1" w:rsidRPr="00312208">
        <w:rPr>
          <w:b/>
          <w:bCs/>
        </w:rPr>
        <w:t>[SKIP IF Q</w:t>
      </w:r>
      <w:r w:rsidR="009A61A1">
        <w:rPr>
          <w:b/>
          <w:bCs/>
        </w:rPr>
        <w:t>H2</w:t>
      </w:r>
      <w:r w:rsidR="009A61A1" w:rsidRPr="00312208">
        <w:rPr>
          <w:b/>
          <w:bCs/>
        </w:rPr>
        <w:t>=DNK]</w:t>
      </w:r>
      <w:r w:rsidR="009A61A1">
        <w:t xml:space="preserve"> </w:t>
      </w:r>
      <w:r w:rsidR="009A61A1" w:rsidRPr="00312208">
        <w:t xml:space="preserve">What reason(s) prompted you to </w:t>
      </w:r>
      <w:r w:rsidR="009A61A1" w:rsidRPr="00D45AC3">
        <w:t xml:space="preserve">give a rating of </w:t>
      </w:r>
      <w:r w:rsidR="009A61A1" w:rsidRPr="00D45AC3">
        <w:rPr>
          <w:b/>
          <w:bCs/>
        </w:rPr>
        <w:t>[INSERT QH</w:t>
      </w:r>
      <w:r w:rsidR="003315DE" w:rsidRPr="00D45AC3">
        <w:rPr>
          <w:b/>
          <w:bCs/>
        </w:rPr>
        <w:t>2</w:t>
      </w:r>
      <w:r w:rsidR="009A61A1" w:rsidRPr="00D45AC3">
        <w:rPr>
          <w:b/>
          <w:bCs/>
        </w:rPr>
        <w:t>]</w:t>
      </w:r>
      <w:r w:rsidR="009A61A1" w:rsidRPr="00D45AC3">
        <w:t>? Please</w:t>
      </w:r>
      <w:r w:rsidR="009A61A1" w:rsidRPr="00312208">
        <w:t xml:space="preserve"> be as specific as you can.</w:t>
      </w:r>
    </w:p>
    <w:p w14:paraId="6F1FF72B" w14:textId="77777777" w:rsidR="009A61A1" w:rsidRDefault="009A61A1" w:rsidP="009A61A1">
      <w:pPr>
        <w:pStyle w:val="ProgrammerInstr"/>
        <w:ind w:left="709"/>
      </w:pPr>
      <w:r>
        <w:t>PROGRAMMER: Open-ended</w:t>
      </w:r>
    </w:p>
    <w:p w14:paraId="385A1AC4" w14:textId="77777777" w:rsidR="009A61A1" w:rsidRDefault="009A61A1" w:rsidP="009A61A1"/>
    <w:p w14:paraId="73C1AB7D" w14:textId="77777777" w:rsidR="009A61A1" w:rsidRDefault="009A61A1" w:rsidP="009A61A1">
      <w:pPr>
        <w:pStyle w:val="Verbatimline"/>
      </w:pPr>
      <w:r>
        <w:t>Enter your response here</w:t>
      </w:r>
    </w:p>
    <w:p w14:paraId="79E1901F" w14:textId="77777777" w:rsidR="009A61A1" w:rsidRDefault="009A61A1" w:rsidP="009A61A1">
      <w:pPr>
        <w:pStyle w:val="Respshort"/>
        <w:ind w:left="0"/>
        <w:rPr>
          <w:sz w:val="20"/>
          <w:szCs w:val="20"/>
        </w:rPr>
      </w:pPr>
    </w:p>
    <w:p w14:paraId="3C36B613" w14:textId="0A0E1569" w:rsidR="009A61A1" w:rsidRDefault="009A61A1" w:rsidP="009A61A1">
      <w:pPr>
        <w:pStyle w:val="SectionTitle"/>
        <w:ind w:left="0" w:right="15"/>
      </w:pPr>
      <w:r>
        <w:t>SECTION I – OTHER CUSTODIANS</w:t>
      </w:r>
    </w:p>
    <w:p w14:paraId="19F3DA7C" w14:textId="621303A8" w:rsidR="009A61A1" w:rsidRDefault="009A61A1" w:rsidP="009A61A1">
      <w:pPr>
        <w:pStyle w:val="ProgrammerInstr"/>
      </w:pPr>
      <w:r>
        <w:t>ASK OF “PM” FIRMS ONLY, ELSE SKIP TO NEXT SECTION</w:t>
      </w:r>
    </w:p>
    <w:p w14:paraId="27E06476" w14:textId="77777777" w:rsidR="009A61A1" w:rsidRPr="00312208" w:rsidRDefault="009A61A1" w:rsidP="009A61A1">
      <w:pPr>
        <w:pStyle w:val="Respshort"/>
        <w:ind w:left="0"/>
      </w:pPr>
    </w:p>
    <w:p w14:paraId="3B1189E2" w14:textId="3FEC0C1B" w:rsidR="009A61A1" w:rsidRDefault="00EB2381" w:rsidP="009A61A1">
      <w:pPr>
        <w:ind w:left="720" w:hanging="720"/>
      </w:pPr>
      <w:r w:rsidRPr="00D45AC3">
        <w:rPr>
          <w:b/>
          <w:bCs/>
        </w:rPr>
        <w:t>*</w:t>
      </w:r>
      <w:proofErr w:type="gramStart"/>
      <w:r w:rsidR="009A61A1" w:rsidRPr="00D45AC3">
        <w:rPr>
          <w:b/>
          <w:bCs/>
        </w:rPr>
        <w:t>QI1</w:t>
      </w:r>
      <w:proofErr w:type="gramEnd"/>
      <w:r w:rsidR="009A61A1" w:rsidRPr="00D45AC3">
        <w:rPr>
          <w:b/>
          <w:bCs/>
        </w:rPr>
        <w:tab/>
      </w:r>
      <w:r w:rsidR="009A61A1" w:rsidRPr="00D45AC3">
        <w:t>Do you have relationship</w:t>
      </w:r>
      <w:r w:rsidR="0063613D" w:rsidRPr="00D45AC3">
        <w:t>s with</w:t>
      </w:r>
      <w:r w:rsidR="009A61A1" w:rsidRPr="00D45AC3">
        <w:t xml:space="preserve"> custodian</w:t>
      </w:r>
      <w:r w:rsidR="00AD7FA0" w:rsidRPr="00D45AC3">
        <w:t xml:space="preserve">s </w:t>
      </w:r>
      <w:r w:rsidR="009A61A1" w:rsidRPr="00D45AC3">
        <w:t>other than NBIN?</w:t>
      </w:r>
    </w:p>
    <w:p w14:paraId="4515D849" w14:textId="77777777" w:rsidR="009A61A1" w:rsidRDefault="009A61A1" w:rsidP="009A61A1">
      <w:pPr>
        <w:ind w:left="720" w:hanging="720"/>
      </w:pPr>
    </w:p>
    <w:p w14:paraId="4B2D6AA5" w14:textId="77777777" w:rsidR="009A61A1" w:rsidRPr="00DA6B68" w:rsidRDefault="009A61A1" w:rsidP="009A61A1">
      <w:pPr>
        <w:pStyle w:val="Respshort"/>
        <w:ind w:left="8222" w:hanging="7502"/>
        <w:rPr>
          <w:sz w:val="20"/>
          <w:szCs w:val="20"/>
        </w:rPr>
      </w:pPr>
      <w:r>
        <w:rPr>
          <w:sz w:val="20"/>
          <w:szCs w:val="20"/>
        </w:rPr>
        <w:t>Yes</w:t>
      </w:r>
      <w:r>
        <w:rPr>
          <w:sz w:val="20"/>
          <w:szCs w:val="20"/>
        </w:rPr>
        <w:tab/>
        <w:t>1</w:t>
      </w:r>
    </w:p>
    <w:p w14:paraId="28610FCA" w14:textId="77777777" w:rsidR="009A61A1" w:rsidRPr="00DA6B68" w:rsidRDefault="009A61A1" w:rsidP="009A61A1">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GO TO NEXT SECTION</w:t>
      </w:r>
    </w:p>
    <w:p w14:paraId="2EA775AD" w14:textId="77777777" w:rsidR="009A61A1" w:rsidRPr="00DA6B68" w:rsidRDefault="009A61A1" w:rsidP="009A61A1">
      <w:pPr>
        <w:pStyle w:val="Respshort"/>
        <w:ind w:left="8222" w:hanging="7502"/>
        <w:rPr>
          <w:sz w:val="20"/>
          <w:szCs w:val="20"/>
        </w:rPr>
      </w:pPr>
      <w:r>
        <w:rPr>
          <w:sz w:val="20"/>
          <w:szCs w:val="20"/>
        </w:rPr>
        <w:t>DNK</w:t>
      </w:r>
      <w:r>
        <w:rPr>
          <w:sz w:val="20"/>
          <w:szCs w:val="20"/>
        </w:rPr>
        <w:tab/>
        <w:t>3</w:t>
      </w:r>
      <w:r>
        <w:rPr>
          <w:sz w:val="20"/>
          <w:szCs w:val="20"/>
        </w:rPr>
        <w:tab/>
      </w:r>
      <w:r w:rsidRPr="00312208">
        <w:rPr>
          <w:b/>
          <w:bCs/>
          <w:sz w:val="20"/>
          <w:szCs w:val="20"/>
        </w:rPr>
        <w:t>GO TO NEXT SECTION</w:t>
      </w:r>
    </w:p>
    <w:p w14:paraId="39138088" w14:textId="77777777" w:rsidR="009A61A1" w:rsidRDefault="009A61A1" w:rsidP="009A61A1">
      <w:pPr>
        <w:pStyle w:val="Respshort"/>
        <w:ind w:left="0"/>
        <w:rPr>
          <w:sz w:val="20"/>
          <w:szCs w:val="20"/>
        </w:rPr>
      </w:pPr>
    </w:p>
    <w:p w14:paraId="44B17C0F" w14:textId="576A26F4" w:rsidR="009A61A1" w:rsidRDefault="00EB2381" w:rsidP="009A61A1">
      <w:pPr>
        <w:ind w:left="709" w:hanging="709"/>
      </w:pPr>
      <w:r>
        <w:rPr>
          <w:b/>
          <w:bCs/>
        </w:rPr>
        <w:t>*</w:t>
      </w:r>
      <w:r w:rsidR="009A61A1">
        <w:rPr>
          <w:b/>
          <w:bCs/>
        </w:rPr>
        <w:t>QI2</w:t>
      </w:r>
      <w:r w:rsidR="009A61A1" w:rsidRPr="009D45AD">
        <w:rPr>
          <w:b/>
          <w:bCs/>
        </w:rPr>
        <w:tab/>
      </w:r>
      <w:r w:rsidR="009A61A1" w:rsidRPr="009A61A1">
        <w:t>How does your experience with NBIN compare to your experience with other custodians in general?</w:t>
      </w:r>
      <w:r w:rsidR="009A61A1">
        <w:t xml:space="preserve"> </w:t>
      </w:r>
      <w:r w:rsidR="009A61A1" w:rsidRPr="00984A85">
        <w:t xml:space="preserve">Do you feel you have… </w:t>
      </w:r>
      <w:r w:rsidR="009A61A1" w:rsidRPr="00984A85">
        <w:rPr>
          <w:b/>
          <w:bCs/>
          <w:shd w:val="clear" w:color="auto" w:fill="DAE9F7" w:themeFill="text2" w:themeFillTint="1A"/>
        </w:rPr>
        <w:t>READ</w:t>
      </w:r>
    </w:p>
    <w:p w14:paraId="67F112C7" w14:textId="77777777" w:rsidR="009A61A1" w:rsidRDefault="009A61A1" w:rsidP="009A61A1"/>
    <w:p w14:paraId="266A5980" w14:textId="77777777" w:rsidR="009A61A1" w:rsidRPr="00984A85" w:rsidRDefault="009A61A1" w:rsidP="009A61A1">
      <w:pPr>
        <w:pStyle w:val="Respshort"/>
        <w:ind w:left="8222" w:hanging="7502"/>
        <w:rPr>
          <w:sz w:val="20"/>
          <w:szCs w:val="20"/>
        </w:rPr>
      </w:pPr>
      <w:r w:rsidRPr="00984A85">
        <w:rPr>
          <w:sz w:val="20"/>
          <w:szCs w:val="20"/>
        </w:rPr>
        <w:t>A better experience with NBIN</w:t>
      </w:r>
      <w:r>
        <w:rPr>
          <w:sz w:val="20"/>
          <w:szCs w:val="20"/>
        </w:rPr>
        <w:tab/>
        <w:t>1</w:t>
      </w:r>
    </w:p>
    <w:p w14:paraId="58F84AFB" w14:textId="77777777" w:rsidR="009A61A1" w:rsidRPr="00984A85" w:rsidRDefault="009A61A1" w:rsidP="009A61A1">
      <w:pPr>
        <w:pStyle w:val="Respshort"/>
        <w:ind w:left="8222" w:hanging="7502"/>
        <w:rPr>
          <w:sz w:val="20"/>
          <w:szCs w:val="20"/>
        </w:rPr>
      </w:pPr>
      <w:r w:rsidRPr="00984A85">
        <w:rPr>
          <w:sz w:val="20"/>
          <w:szCs w:val="20"/>
        </w:rPr>
        <w:t>A similar experience or</w:t>
      </w:r>
      <w:r>
        <w:rPr>
          <w:sz w:val="20"/>
          <w:szCs w:val="20"/>
        </w:rPr>
        <w:tab/>
        <w:t>2</w:t>
      </w:r>
    </w:p>
    <w:p w14:paraId="486163F6" w14:textId="77777777" w:rsidR="009A61A1" w:rsidRPr="00984A85" w:rsidRDefault="009A61A1" w:rsidP="009A61A1">
      <w:pPr>
        <w:pStyle w:val="Respshort"/>
        <w:ind w:left="8222" w:hanging="7502"/>
        <w:rPr>
          <w:sz w:val="20"/>
          <w:szCs w:val="20"/>
        </w:rPr>
      </w:pPr>
      <w:r w:rsidRPr="00984A85">
        <w:rPr>
          <w:sz w:val="20"/>
          <w:szCs w:val="20"/>
        </w:rPr>
        <w:t xml:space="preserve">A worse experience with NBIN? </w:t>
      </w:r>
      <w:r>
        <w:rPr>
          <w:sz w:val="20"/>
          <w:szCs w:val="20"/>
        </w:rPr>
        <w:tab/>
        <w:t>3</w:t>
      </w:r>
    </w:p>
    <w:p w14:paraId="5B44B9F8" w14:textId="77777777" w:rsidR="009A61A1" w:rsidRDefault="009A61A1" w:rsidP="009A61A1">
      <w:pPr>
        <w:pStyle w:val="Respshort"/>
        <w:ind w:left="8222" w:hanging="7502"/>
        <w:rPr>
          <w:sz w:val="20"/>
          <w:szCs w:val="20"/>
        </w:rPr>
      </w:pPr>
      <w:r w:rsidRPr="00984A85">
        <w:rPr>
          <w:b/>
          <w:bCs/>
          <w:sz w:val="20"/>
          <w:szCs w:val="20"/>
          <w:shd w:val="clear" w:color="auto" w:fill="DAE9F7" w:themeFill="text2" w:themeFillTint="1A"/>
        </w:rPr>
        <w:t>DO NOT READ:</w:t>
      </w:r>
      <w:r w:rsidRPr="00984A85">
        <w:rPr>
          <w:sz w:val="20"/>
          <w:szCs w:val="20"/>
        </w:rPr>
        <w:t xml:space="preserve"> It </w:t>
      </w:r>
      <w:proofErr w:type="gramStart"/>
      <w:r w:rsidRPr="00984A85">
        <w:rPr>
          <w:sz w:val="20"/>
          <w:szCs w:val="20"/>
        </w:rPr>
        <w:t>depends</w:t>
      </w:r>
      <w:proofErr w:type="gramEnd"/>
      <w:r>
        <w:rPr>
          <w:sz w:val="20"/>
          <w:szCs w:val="20"/>
        </w:rPr>
        <w:tab/>
        <w:t>9</w:t>
      </w:r>
    </w:p>
    <w:p w14:paraId="4135B6C5" w14:textId="77777777" w:rsidR="009A61A1" w:rsidRDefault="009A61A1" w:rsidP="009A61A1">
      <w:pPr>
        <w:pStyle w:val="Respshort"/>
        <w:ind w:left="0"/>
        <w:rPr>
          <w:sz w:val="20"/>
          <w:szCs w:val="20"/>
        </w:rPr>
      </w:pPr>
    </w:p>
    <w:p w14:paraId="2F851A30" w14:textId="7E40CD02" w:rsidR="009A61A1" w:rsidRDefault="009A61A1" w:rsidP="009A61A1">
      <w:pPr>
        <w:pStyle w:val="SectionTitle"/>
        <w:ind w:left="0" w:right="15"/>
      </w:pPr>
      <w:r>
        <w:t xml:space="preserve">SECTION J – </w:t>
      </w:r>
      <w:r w:rsidR="0022437C">
        <w:t>NBIN’S STRENGTHS AND OPPORTUNITIES FOR IMPROVEMENT</w:t>
      </w:r>
    </w:p>
    <w:p w14:paraId="18227450" w14:textId="1E654226" w:rsidR="009A61A1" w:rsidRDefault="00EB2381" w:rsidP="009A61A1">
      <w:pPr>
        <w:pStyle w:val="Question1"/>
      </w:pPr>
      <w:r>
        <w:rPr>
          <w:b/>
          <w:bCs/>
        </w:rPr>
        <w:t>*</w:t>
      </w:r>
      <w:r w:rsidR="009A61A1">
        <w:rPr>
          <w:b/>
          <w:bCs/>
        </w:rPr>
        <w:t>QJ1_O</w:t>
      </w:r>
      <w:r w:rsidR="009A61A1">
        <w:tab/>
      </w:r>
      <w:r w:rsidR="009A61A1" w:rsidRPr="009A61A1">
        <w:t>And to close off on NBIN in general, if you had to identify NBIN’s top 3 strengths what would those be in your opinion?</w:t>
      </w:r>
    </w:p>
    <w:p w14:paraId="7CD4EDDC" w14:textId="57E7AB51" w:rsidR="009A61A1" w:rsidRDefault="009A61A1" w:rsidP="009A61A1">
      <w:pPr>
        <w:pStyle w:val="ProgrammerInstr"/>
        <w:ind w:left="709"/>
      </w:pPr>
      <w:r>
        <w:t>PROGRAMMER: 3 Open-ended BOXES</w:t>
      </w:r>
    </w:p>
    <w:p w14:paraId="0FB61819" w14:textId="77777777" w:rsidR="009A61A1" w:rsidRDefault="009A61A1" w:rsidP="009A61A1"/>
    <w:p w14:paraId="57C71E45" w14:textId="77777777" w:rsidR="009A61A1" w:rsidRDefault="009A61A1" w:rsidP="009A61A1">
      <w:pPr>
        <w:pStyle w:val="Verbatimline"/>
      </w:pPr>
      <w:r>
        <w:t>Enter your response here</w:t>
      </w:r>
    </w:p>
    <w:p w14:paraId="2F962E90" w14:textId="77777777" w:rsidR="009A61A1" w:rsidRDefault="009A61A1" w:rsidP="009A61A1">
      <w:pPr>
        <w:pStyle w:val="Respshort"/>
        <w:ind w:left="0"/>
        <w:rPr>
          <w:sz w:val="20"/>
          <w:szCs w:val="20"/>
        </w:rPr>
      </w:pPr>
    </w:p>
    <w:p w14:paraId="7A6227EC" w14:textId="2DA767AD" w:rsidR="009A61A1" w:rsidRDefault="00EB2381" w:rsidP="009A61A1">
      <w:pPr>
        <w:pStyle w:val="Question1"/>
      </w:pPr>
      <w:r>
        <w:rPr>
          <w:b/>
          <w:bCs/>
        </w:rPr>
        <w:t>*</w:t>
      </w:r>
      <w:r w:rsidR="009A61A1">
        <w:rPr>
          <w:b/>
          <w:bCs/>
        </w:rPr>
        <w:t>QJ2_O</w:t>
      </w:r>
      <w:r w:rsidR="009A61A1">
        <w:tab/>
      </w:r>
      <w:r w:rsidR="009A61A1" w:rsidRPr="009A61A1">
        <w:t>And what would be NBIN’s top 3 opportunities for improvement?</w:t>
      </w:r>
    </w:p>
    <w:p w14:paraId="22A27888" w14:textId="77777777" w:rsidR="009A61A1" w:rsidRDefault="009A61A1" w:rsidP="009A61A1">
      <w:pPr>
        <w:pStyle w:val="ProgrammerInstr"/>
        <w:ind w:left="709"/>
      </w:pPr>
      <w:r>
        <w:t>PROGRAMMER: 3 Open-ended BOXES</w:t>
      </w:r>
    </w:p>
    <w:p w14:paraId="4DF6AD2E" w14:textId="77777777" w:rsidR="009A61A1" w:rsidRDefault="009A61A1" w:rsidP="009A61A1"/>
    <w:p w14:paraId="0B5EAB42" w14:textId="77777777" w:rsidR="009A61A1" w:rsidRDefault="009A61A1" w:rsidP="009A61A1">
      <w:pPr>
        <w:pStyle w:val="Verbatimline"/>
      </w:pPr>
      <w:r>
        <w:t>Enter your response here</w:t>
      </w:r>
    </w:p>
    <w:p w14:paraId="085D325F" w14:textId="77777777" w:rsidR="009A61A1" w:rsidRDefault="009A61A1" w:rsidP="009A61A1">
      <w:pPr>
        <w:pStyle w:val="Respshort"/>
        <w:ind w:left="0"/>
        <w:rPr>
          <w:sz w:val="20"/>
          <w:szCs w:val="20"/>
        </w:rPr>
      </w:pPr>
    </w:p>
    <w:p w14:paraId="4485FF32" w14:textId="77777777" w:rsidR="0022437C" w:rsidRDefault="0022437C" w:rsidP="009A61A1">
      <w:pPr>
        <w:pStyle w:val="Respshort"/>
        <w:ind w:left="0"/>
        <w:rPr>
          <w:sz w:val="20"/>
          <w:szCs w:val="20"/>
        </w:rPr>
      </w:pPr>
    </w:p>
    <w:p w14:paraId="0DD0B863" w14:textId="107E1D4B" w:rsidR="0022437C" w:rsidRDefault="0022437C" w:rsidP="0022437C">
      <w:pPr>
        <w:pStyle w:val="SectionTitle"/>
        <w:ind w:left="0" w:right="15"/>
      </w:pPr>
      <w:r>
        <w:t>SECTION K – CLOSE THE LOOP</w:t>
      </w:r>
    </w:p>
    <w:p w14:paraId="3344503B" w14:textId="2DF95698" w:rsidR="0022437C" w:rsidRDefault="0022437C" w:rsidP="0022437C">
      <w:pPr>
        <w:pStyle w:val="ProgrammerInstr"/>
      </w:pPr>
      <w:r>
        <w:t>ASK OF DETRACTORS (QH2=1-6)</w:t>
      </w:r>
    </w:p>
    <w:p w14:paraId="62B47267" w14:textId="70CF65EB" w:rsidR="0022437C" w:rsidRDefault="1733BDEE" w:rsidP="0022437C">
      <w:pPr>
        <w:pStyle w:val="Question1"/>
      </w:pPr>
      <w:r w:rsidRPr="52531C74">
        <w:rPr>
          <w:b/>
          <w:bCs/>
        </w:rPr>
        <w:t>*</w:t>
      </w:r>
      <w:r w:rsidR="1CC9158B" w:rsidRPr="52531C74">
        <w:rPr>
          <w:b/>
          <w:bCs/>
        </w:rPr>
        <w:t>QK1</w:t>
      </w:r>
      <w:r w:rsidR="00EB2381">
        <w:tab/>
      </w:r>
      <w:r w:rsidR="1CC9158B">
        <w:t xml:space="preserve">Earlier in the survey, you rated your likelihood of recommending NBIN as </w:t>
      </w:r>
      <w:r w:rsidR="1CC9158B" w:rsidRPr="52531C74">
        <w:rPr>
          <w:b/>
          <w:bCs/>
        </w:rPr>
        <w:t>[RECALL H2]</w:t>
      </w:r>
      <w:r w:rsidR="1CC9158B">
        <w:t xml:space="preserve"> out of 10.</w:t>
      </w:r>
      <w:r w:rsidR="075E9249">
        <w:t xml:space="preserve"> </w:t>
      </w:r>
      <w:r w:rsidR="18666CDC">
        <w:t>Would you like an NBIN team member to connect with you to better understand your experience and discuss how we can address your concerns?</w:t>
      </w:r>
    </w:p>
    <w:p w14:paraId="1B3E6ABC" w14:textId="70D92BA4" w:rsidR="0022437C" w:rsidRDefault="0022437C" w:rsidP="52531C74">
      <w:pPr>
        <w:pStyle w:val="Respshort"/>
      </w:pPr>
    </w:p>
    <w:p w14:paraId="5A4DC0DD" w14:textId="77777777" w:rsidR="0022437C" w:rsidRPr="00DA6B68" w:rsidRDefault="0022437C" w:rsidP="0022437C">
      <w:pPr>
        <w:pStyle w:val="Respshort"/>
        <w:ind w:left="8222" w:hanging="7502"/>
        <w:rPr>
          <w:sz w:val="20"/>
          <w:szCs w:val="20"/>
        </w:rPr>
      </w:pPr>
      <w:r>
        <w:rPr>
          <w:sz w:val="20"/>
          <w:szCs w:val="20"/>
        </w:rPr>
        <w:t>Yes</w:t>
      </w:r>
      <w:r>
        <w:rPr>
          <w:sz w:val="20"/>
          <w:szCs w:val="20"/>
        </w:rPr>
        <w:tab/>
        <w:t>1</w:t>
      </w:r>
    </w:p>
    <w:p w14:paraId="73ECCF80" w14:textId="7B22EAF6" w:rsidR="0022437C" w:rsidRPr="00DA6B68" w:rsidRDefault="0022437C" w:rsidP="0022437C">
      <w:pPr>
        <w:pStyle w:val="Respshort"/>
        <w:ind w:left="8222" w:hanging="7502"/>
        <w:rPr>
          <w:sz w:val="20"/>
          <w:szCs w:val="20"/>
        </w:rPr>
      </w:pPr>
      <w:r>
        <w:rPr>
          <w:sz w:val="20"/>
          <w:szCs w:val="20"/>
        </w:rPr>
        <w:t>No</w:t>
      </w:r>
      <w:r>
        <w:rPr>
          <w:sz w:val="20"/>
          <w:szCs w:val="20"/>
        </w:rPr>
        <w:tab/>
        <w:t>2</w:t>
      </w:r>
      <w:r>
        <w:rPr>
          <w:sz w:val="20"/>
          <w:szCs w:val="20"/>
        </w:rPr>
        <w:tab/>
      </w:r>
      <w:r w:rsidRPr="00312208">
        <w:rPr>
          <w:b/>
          <w:bCs/>
          <w:sz w:val="20"/>
          <w:szCs w:val="20"/>
        </w:rPr>
        <w:t xml:space="preserve">GO </w:t>
      </w:r>
      <w:r>
        <w:rPr>
          <w:b/>
          <w:bCs/>
          <w:sz w:val="20"/>
          <w:szCs w:val="20"/>
        </w:rPr>
        <w:t>TO K3</w:t>
      </w:r>
    </w:p>
    <w:p w14:paraId="73BF5299" w14:textId="77777777" w:rsidR="0022437C" w:rsidRDefault="0022437C" w:rsidP="009A61A1">
      <w:pPr>
        <w:pStyle w:val="Respshort"/>
        <w:ind w:left="0"/>
        <w:rPr>
          <w:sz w:val="20"/>
          <w:szCs w:val="20"/>
        </w:rPr>
      </w:pPr>
    </w:p>
    <w:p w14:paraId="63C8B9B9" w14:textId="7D1CD828" w:rsidR="0022437C" w:rsidRDefault="00EB2381" w:rsidP="0022437C">
      <w:pPr>
        <w:pStyle w:val="Question1"/>
      </w:pPr>
      <w:r>
        <w:rPr>
          <w:b/>
          <w:bCs/>
        </w:rPr>
        <w:t>*</w:t>
      </w:r>
      <w:r w:rsidR="0022437C">
        <w:rPr>
          <w:b/>
          <w:bCs/>
        </w:rPr>
        <w:t>QK2</w:t>
      </w:r>
      <w:r w:rsidR="0022437C">
        <w:tab/>
      </w:r>
      <w:r w:rsidR="0022437C" w:rsidRPr="0022437C">
        <w:t>I would like to take down your contact information so that a representative from NBIN can call you directly. What is the best number to reach you at…?</w:t>
      </w:r>
    </w:p>
    <w:p w14:paraId="3A0BC1C1" w14:textId="77777777" w:rsidR="0022437C" w:rsidRDefault="0022437C" w:rsidP="0022437C">
      <w:pPr>
        <w:pStyle w:val="Respshort"/>
        <w:ind w:left="0"/>
        <w:rPr>
          <w:sz w:val="20"/>
          <w:szCs w:val="20"/>
        </w:rPr>
      </w:pPr>
    </w:p>
    <w:p w14:paraId="6AD7F234" w14:textId="285FC301" w:rsidR="0022437C" w:rsidRPr="00DA6B68" w:rsidRDefault="0022437C" w:rsidP="0022437C">
      <w:pPr>
        <w:pStyle w:val="Respshort"/>
        <w:ind w:left="8222" w:hanging="7502"/>
        <w:rPr>
          <w:sz w:val="20"/>
          <w:szCs w:val="20"/>
        </w:rPr>
      </w:pPr>
      <w:r>
        <w:rPr>
          <w:sz w:val="20"/>
          <w:szCs w:val="20"/>
        </w:rPr>
        <w:t>ENTER 10-DIGIT TEL NUMBER:_____________</w:t>
      </w:r>
    </w:p>
    <w:p w14:paraId="4D60D155" w14:textId="79739878" w:rsidR="0022437C" w:rsidRDefault="0022437C" w:rsidP="0022437C">
      <w:pPr>
        <w:pStyle w:val="Respshort"/>
        <w:ind w:left="0"/>
        <w:rPr>
          <w:sz w:val="20"/>
          <w:szCs w:val="20"/>
        </w:rPr>
      </w:pPr>
    </w:p>
    <w:p w14:paraId="64CEDCB8" w14:textId="569D6EB7" w:rsidR="0022437C" w:rsidRDefault="00EB2381" w:rsidP="0022437C">
      <w:pPr>
        <w:pStyle w:val="Question1"/>
      </w:pPr>
      <w:r>
        <w:rPr>
          <w:b/>
          <w:bCs/>
        </w:rPr>
        <w:t>*</w:t>
      </w:r>
      <w:r w:rsidR="0022437C">
        <w:rPr>
          <w:b/>
          <w:bCs/>
        </w:rPr>
        <w:t>QK2_O</w:t>
      </w:r>
      <w:r w:rsidR="0022437C">
        <w:tab/>
      </w:r>
      <w:r w:rsidR="0022437C" w:rsidRPr="0022437C">
        <w:t>Would you like to include any comments or feedback to pass along to NBIN before they contact you?</w:t>
      </w:r>
    </w:p>
    <w:p w14:paraId="53B9ACFF" w14:textId="35EE559D" w:rsidR="0022437C" w:rsidRPr="0022437C" w:rsidRDefault="0022437C" w:rsidP="0022437C">
      <w:pPr>
        <w:pStyle w:val="Verbatimline"/>
      </w:pPr>
      <w:r>
        <w:t>Enter your response here</w:t>
      </w:r>
    </w:p>
    <w:p w14:paraId="64D607B4" w14:textId="77777777" w:rsidR="0022437C" w:rsidRPr="0022437C" w:rsidRDefault="0022437C" w:rsidP="0022437C">
      <w:pPr>
        <w:pStyle w:val="Question1"/>
        <w:ind w:firstLine="0"/>
      </w:pPr>
      <w:r w:rsidRPr="0022437C">
        <w:t>Thank you. A representative from NBIN will contact you in a few days.</w:t>
      </w:r>
    </w:p>
    <w:p w14:paraId="51AC2D77" w14:textId="5699C98D" w:rsidR="0022437C" w:rsidRDefault="0022437C" w:rsidP="0022437C">
      <w:pPr>
        <w:pStyle w:val="Respshort"/>
        <w:ind w:left="0"/>
        <w:rPr>
          <w:sz w:val="20"/>
          <w:szCs w:val="20"/>
        </w:rPr>
      </w:pPr>
    </w:p>
    <w:p w14:paraId="57F3A0A7" w14:textId="70AD49CE" w:rsidR="0022437C" w:rsidRDefault="00EB2381" w:rsidP="0022437C">
      <w:pPr>
        <w:pStyle w:val="Question1"/>
      </w:pPr>
      <w:r>
        <w:rPr>
          <w:b/>
          <w:bCs/>
        </w:rPr>
        <w:t>*</w:t>
      </w:r>
      <w:r w:rsidR="0022437C">
        <w:rPr>
          <w:b/>
          <w:bCs/>
        </w:rPr>
        <w:t>QK3</w:t>
      </w:r>
      <w:r w:rsidR="0022437C">
        <w:tab/>
      </w:r>
      <w:r w:rsidR="0022437C" w:rsidRPr="0022437C">
        <w:t>Finally, do you allow Cube Research to share your individual responses with the executive in charge of NBIN’s customer service? Your answers may be used for a more detailed analysis by NBIN. If you do not consent, all your answers will be reported in aggregate form only with those of all the other survey respondents.</w:t>
      </w:r>
    </w:p>
    <w:p w14:paraId="38670ED2" w14:textId="09709E3F" w:rsidR="0022437C" w:rsidRDefault="0022437C" w:rsidP="0022437C">
      <w:pPr>
        <w:pStyle w:val="Respshort"/>
        <w:ind w:left="8222" w:hanging="7502"/>
        <w:rPr>
          <w:sz w:val="20"/>
          <w:szCs w:val="20"/>
        </w:rPr>
      </w:pPr>
      <w:r>
        <w:rPr>
          <w:sz w:val="20"/>
          <w:szCs w:val="20"/>
        </w:rPr>
        <w:t>Yes, respondent consents</w:t>
      </w:r>
      <w:r>
        <w:rPr>
          <w:sz w:val="20"/>
          <w:szCs w:val="20"/>
        </w:rPr>
        <w:tab/>
        <w:t>1</w:t>
      </w:r>
    </w:p>
    <w:p w14:paraId="29EF1636" w14:textId="6BE57C23" w:rsidR="0022437C" w:rsidRDefault="0022437C" w:rsidP="0022437C">
      <w:pPr>
        <w:pStyle w:val="Respshort"/>
        <w:ind w:left="8222" w:hanging="7502"/>
        <w:rPr>
          <w:sz w:val="20"/>
          <w:szCs w:val="20"/>
        </w:rPr>
      </w:pPr>
      <w:r>
        <w:rPr>
          <w:sz w:val="20"/>
          <w:szCs w:val="20"/>
        </w:rPr>
        <w:t>No, respondent does not consent</w:t>
      </w:r>
      <w:r>
        <w:rPr>
          <w:sz w:val="20"/>
          <w:szCs w:val="20"/>
        </w:rPr>
        <w:tab/>
        <w:t>2</w:t>
      </w:r>
    </w:p>
    <w:p w14:paraId="2BD8AAD8" w14:textId="77777777" w:rsidR="0022437C" w:rsidRDefault="0022437C" w:rsidP="0022437C">
      <w:pPr>
        <w:pStyle w:val="Respshort"/>
        <w:ind w:left="0"/>
        <w:rPr>
          <w:sz w:val="20"/>
          <w:szCs w:val="20"/>
        </w:rPr>
      </w:pPr>
    </w:p>
    <w:p w14:paraId="68EE6072" w14:textId="77777777" w:rsidR="0022437C" w:rsidRDefault="0022437C" w:rsidP="0022437C">
      <w:pPr>
        <w:pStyle w:val="Respshort"/>
        <w:ind w:left="0"/>
        <w:rPr>
          <w:sz w:val="20"/>
          <w:szCs w:val="20"/>
        </w:rPr>
      </w:pPr>
    </w:p>
    <w:p w14:paraId="69C76B89" w14:textId="7C5BBAB1" w:rsidR="0022437C" w:rsidRPr="0022437C" w:rsidRDefault="0022437C" w:rsidP="0022437C">
      <w:pPr>
        <w:pStyle w:val="Question1"/>
        <w:jc w:val="center"/>
        <w:rPr>
          <w:b/>
          <w:bCs/>
        </w:rPr>
      </w:pPr>
      <w:r w:rsidRPr="0022437C">
        <w:rPr>
          <w:b/>
          <w:bCs/>
        </w:rPr>
        <w:t>ON BEHALF OF NBIN</w:t>
      </w:r>
      <w:r w:rsidR="00206D3A">
        <w:rPr>
          <w:b/>
          <w:bCs/>
        </w:rPr>
        <w:t>,</w:t>
      </w:r>
      <w:r w:rsidRPr="0022437C">
        <w:rPr>
          <w:b/>
          <w:bCs/>
        </w:rPr>
        <w:t xml:space="preserve"> THANK YOU FOR YOUR TIME AND FOR SHARING YOUR COMMENTS. ENJOY THE REST OF YOUR DAY/EVENING.</w:t>
      </w:r>
    </w:p>
    <w:p w14:paraId="6C701D9C" w14:textId="77777777" w:rsidR="0022437C" w:rsidRPr="00DA6B68" w:rsidRDefault="0022437C" w:rsidP="0022437C">
      <w:pPr>
        <w:pStyle w:val="Respshort"/>
        <w:ind w:left="0"/>
        <w:rPr>
          <w:sz w:val="20"/>
          <w:szCs w:val="20"/>
        </w:rPr>
      </w:pPr>
    </w:p>
    <w:p w14:paraId="64742D1D" w14:textId="6010916C" w:rsidR="0022437C" w:rsidRDefault="0022437C" w:rsidP="0022437C">
      <w:pPr>
        <w:pStyle w:val="Respshort"/>
        <w:ind w:left="0"/>
        <w:rPr>
          <w:sz w:val="20"/>
          <w:szCs w:val="20"/>
        </w:rPr>
      </w:pPr>
    </w:p>
    <w:sectPr w:rsidR="0022437C">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AFC1" w14:textId="77777777" w:rsidR="0079087F" w:rsidRDefault="0079087F">
      <w:r>
        <w:separator/>
      </w:r>
    </w:p>
  </w:endnote>
  <w:endnote w:type="continuationSeparator" w:id="0">
    <w:p w14:paraId="7337AC1A" w14:textId="77777777" w:rsidR="0079087F" w:rsidRDefault="00790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466646"/>
      <w:docPartObj>
        <w:docPartGallery w:val="Page Numbers (Bottom of Page)"/>
        <w:docPartUnique/>
      </w:docPartObj>
    </w:sdtPr>
    <w:sdtContent>
      <w:p w14:paraId="2D51EB6E" w14:textId="77777777" w:rsidR="00671CBE" w:rsidRDefault="00671C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3AC1AB96" w14:textId="363D7EED" w:rsidR="005003A4" w:rsidRDefault="00F717C8" w:rsidP="00671CBE">
    <w:pPr>
      <w:pBdr>
        <w:top w:val="single" w:sz="3" w:space="4" w:color="DDDDDD"/>
      </w:pBdr>
      <w:tabs>
        <w:tab w:val="right" w:pos="9360"/>
      </w:tabs>
      <w:spacing w:before="60"/>
      <w:ind w:right="360"/>
    </w:pPr>
    <w:r>
      <w:rPr>
        <w:i/>
        <w:iCs/>
        <w:color w:val="999999"/>
        <w:sz w:val="17"/>
        <w:szCs w:val="17"/>
      </w:rPr>
      <w:t>Confidential</w:t>
    </w:r>
    <w:r>
      <w:tab/>
    </w:r>
    <w:r w:rsidR="00132E2E">
      <w:rPr>
        <w:color w:val="999999"/>
        <w:sz w:val="17"/>
        <w:szCs w:val="17"/>
      </w:rPr>
      <w:t>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B5F7" w14:textId="77777777" w:rsidR="0079087F" w:rsidRDefault="0079087F">
      <w:r>
        <w:separator/>
      </w:r>
    </w:p>
  </w:footnote>
  <w:footnote w:type="continuationSeparator" w:id="0">
    <w:p w14:paraId="3AFED01F" w14:textId="77777777" w:rsidR="0079087F" w:rsidRDefault="00790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47E5" w14:textId="12FEEF95" w:rsidR="005003A4" w:rsidRPr="0060002F" w:rsidRDefault="00DA6B68" w:rsidP="00DA6B68">
    <w:pPr>
      <w:pBdr>
        <w:bottom w:val="single" w:sz="3" w:space="1" w:color="DDDDDD"/>
      </w:pBdr>
      <w:spacing w:after="60"/>
      <w:rPr>
        <w:sz w:val="18"/>
        <w:szCs w:val="18"/>
        <w:lang w:val="fr-CA"/>
      </w:rPr>
    </w:pPr>
    <w:r>
      <w:fldChar w:fldCharType="begin"/>
    </w:r>
    <w:r w:rsidR="00F828BD">
      <w:instrText xml:space="preserve"> INCLUDEPICTURE "C:\\Users\\tazar\\Library\\Group Containers\\UBF8T346G9.ms\\WebArchiveCopyPasteTempFiles\\com.microsoft.Word\\NBIN-logo.jpg" \* MERGEFORMAT </w:instrText>
    </w:r>
    <w:r>
      <w:fldChar w:fldCharType="separate"/>
    </w:r>
    <w:r>
      <w:rPr>
        <w:noProof/>
      </w:rPr>
      <w:drawing>
        <wp:inline distT="0" distB="0" distL="0" distR="0" wp14:anchorId="572887BD" wp14:editId="2ECF1780">
          <wp:extent cx="1266495" cy="632298"/>
          <wp:effectExtent l="0" t="0" r="3810" b="3175"/>
          <wp:docPr id="27807409" name="Picture 1" descr="NBIN - Starvine's Custodian for Portfolio Management – Starvin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BIN - Starvine's Custodian for Portfolio Management – Starvine Capi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4934" cy="641504"/>
                  </a:xfrm>
                  <a:prstGeom prst="rect">
                    <a:avLst/>
                  </a:prstGeom>
                  <a:noFill/>
                  <a:ln>
                    <a:noFill/>
                  </a:ln>
                </pic:spPr>
              </pic:pic>
            </a:graphicData>
          </a:graphic>
        </wp:inline>
      </w:drawing>
    </w:r>
    <w:r>
      <w:fldChar w:fldCharType="end"/>
    </w:r>
    <w:r>
      <w:tab/>
    </w:r>
    <w:r>
      <w:tab/>
    </w:r>
    <w:r>
      <w:tab/>
    </w:r>
    <w:r>
      <w:tab/>
    </w:r>
    <w:r>
      <w:tab/>
    </w:r>
    <w:r>
      <w:tab/>
    </w:r>
    <w:r>
      <w:tab/>
    </w:r>
    <w:r w:rsidRPr="00DA6B68">
      <w:rPr>
        <w:sz w:val="18"/>
        <w:szCs w:val="18"/>
        <w:lang w:val="fr-CA"/>
      </w:rPr>
      <w:t xml:space="preserve">NBIN Client </w:t>
    </w:r>
    <w:proofErr w:type="spellStart"/>
    <w:r w:rsidRPr="00DA6B68">
      <w:rPr>
        <w:sz w:val="18"/>
        <w:szCs w:val="18"/>
        <w:lang w:val="fr-CA"/>
      </w:rPr>
      <w:t>Experience</w:t>
    </w:r>
    <w:proofErr w:type="spellEnd"/>
    <w:r w:rsidRPr="00DA6B68">
      <w:rPr>
        <w:sz w:val="18"/>
        <w:szCs w:val="18"/>
        <w:lang w:val="fr-CA"/>
      </w:rPr>
      <w:t xml:space="preserve"> Survey </w:t>
    </w:r>
    <w:r w:rsidR="004F404B" w:rsidRPr="0060002F">
      <w:rPr>
        <w:sz w:val="18"/>
        <w:szCs w:val="18"/>
        <w:lang w:val="fr-CA"/>
      </w:rPr>
      <w:t xml:space="preserve">|Questionnaire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AB"/>
    <w:multiLevelType w:val="hybridMultilevel"/>
    <w:tmpl w:val="9DAC5C42"/>
    <w:lvl w:ilvl="0" w:tplc="0ED4580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FF259B"/>
    <w:multiLevelType w:val="hybridMultilevel"/>
    <w:tmpl w:val="C5168B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46547"/>
    <w:multiLevelType w:val="hybridMultilevel"/>
    <w:tmpl w:val="3AB83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F32D35"/>
    <w:multiLevelType w:val="hybridMultilevel"/>
    <w:tmpl w:val="15EC724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EFA0608"/>
    <w:multiLevelType w:val="hybridMultilevel"/>
    <w:tmpl w:val="CB925658"/>
    <w:lvl w:ilvl="0" w:tplc="10090001">
      <w:start w:val="1"/>
      <w:numFmt w:val="bullet"/>
      <w:lvlText w:val=""/>
      <w:lvlJc w:val="left"/>
      <w:pPr>
        <w:ind w:left="1440" w:hanging="360"/>
      </w:pPr>
      <w:rPr>
        <w:rFonts w:ascii="Symbol" w:hAnsi="Symbol"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26A6921"/>
    <w:multiLevelType w:val="hybridMultilevel"/>
    <w:tmpl w:val="B142D834"/>
    <w:lvl w:ilvl="0" w:tplc="16CE585E">
      <w:start w:val="1"/>
      <w:numFmt w:val="decimal"/>
      <w:lvlText w:val="%1."/>
      <w:lvlJc w:val="left"/>
      <w:pPr>
        <w:ind w:left="1440" w:hanging="360"/>
      </w:pPr>
      <w:rPr>
        <w:rFonts w:hint="default"/>
        <w:u w:color="275317" w:themeColor="accent6" w:themeShade="8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83288B"/>
    <w:multiLevelType w:val="multilevel"/>
    <w:tmpl w:val="4A4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C1E95"/>
    <w:multiLevelType w:val="hybridMultilevel"/>
    <w:tmpl w:val="D4683D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545B75"/>
    <w:multiLevelType w:val="hybridMultilevel"/>
    <w:tmpl w:val="CCAA1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EE4527"/>
    <w:multiLevelType w:val="hybridMultilevel"/>
    <w:tmpl w:val="400C8CC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3D6FA3"/>
    <w:multiLevelType w:val="hybridMultilevel"/>
    <w:tmpl w:val="3AE825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75F0844"/>
    <w:multiLevelType w:val="hybridMultilevel"/>
    <w:tmpl w:val="864EDC22"/>
    <w:lvl w:ilvl="0" w:tplc="0C0C0017">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8F18FB"/>
    <w:multiLevelType w:val="hybridMultilevel"/>
    <w:tmpl w:val="F6E0884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167363"/>
    <w:multiLevelType w:val="hybridMultilevel"/>
    <w:tmpl w:val="4D5C1A72"/>
    <w:lvl w:ilvl="0" w:tplc="10090001">
      <w:start w:val="1"/>
      <w:numFmt w:val="bullet"/>
      <w:lvlText w:val=""/>
      <w:lvlJc w:val="left"/>
      <w:pPr>
        <w:ind w:left="1440" w:hanging="360"/>
      </w:pPr>
      <w:rPr>
        <w:rFonts w:ascii="Symbol" w:hAnsi="Symbol" w:hint="default"/>
      </w:rPr>
    </w:lvl>
    <w:lvl w:ilvl="1" w:tplc="10090001">
      <w:start w:val="1"/>
      <w:numFmt w:val="bullet"/>
      <w:lvlText w:val=""/>
      <w:lvlJc w:val="left"/>
      <w:pPr>
        <w:ind w:left="2160" w:hanging="360"/>
      </w:pPr>
      <w:rPr>
        <w:rFonts w:ascii="Symbol" w:hAnsi="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44AA6E1E"/>
    <w:multiLevelType w:val="hybridMultilevel"/>
    <w:tmpl w:val="E3943D20"/>
    <w:lvl w:ilvl="0" w:tplc="0C0C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A4712DB"/>
    <w:multiLevelType w:val="hybridMultilevel"/>
    <w:tmpl w:val="3AB83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9178EB"/>
    <w:multiLevelType w:val="hybridMultilevel"/>
    <w:tmpl w:val="434ABD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AD7490"/>
    <w:multiLevelType w:val="hybridMultilevel"/>
    <w:tmpl w:val="3AB83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D303B7"/>
    <w:multiLevelType w:val="hybridMultilevel"/>
    <w:tmpl w:val="3AB83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934D62"/>
    <w:multiLevelType w:val="hybridMultilevel"/>
    <w:tmpl w:val="D2C41F1E"/>
    <w:lvl w:ilvl="0" w:tplc="47AC0256">
      <w:start w:val="1"/>
      <w:numFmt w:val="bullet"/>
      <w:lvlText w:val="●"/>
      <w:lvlJc w:val="left"/>
      <w:pPr>
        <w:ind w:left="720" w:hanging="360"/>
      </w:pPr>
    </w:lvl>
    <w:lvl w:ilvl="1" w:tplc="00AE818E">
      <w:start w:val="1"/>
      <w:numFmt w:val="bullet"/>
      <w:lvlText w:val="○"/>
      <w:lvlJc w:val="left"/>
      <w:pPr>
        <w:ind w:left="1440" w:hanging="360"/>
      </w:pPr>
    </w:lvl>
    <w:lvl w:ilvl="2" w:tplc="B2A888EA">
      <w:start w:val="1"/>
      <w:numFmt w:val="bullet"/>
      <w:lvlText w:val="■"/>
      <w:lvlJc w:val="left"/>
      <w:pPr>
        <w:ind w:left="2160" w:hanging="360"/>
      </w:pPr>
    </w:lvl>
    <w:lvl w:ilvl="3" w:tplc="F0B049D2">
      <w:start w:val="1"/>
      <w:numFmt w:val="bullet"/>
      <w:lvlText w:val="●"/>
      <w:lvlJc w:val="left"/>
      <w:pPr>
        <w:ind w:left="2880" w:hanging="360"/>
      </w:pPr>
    </w:lvl>
    <w:lvl w:ilvl="4" w:tplc="5B2E5A12">
      <w:start w:val="1"/>
      <w:numFmt w:val="bullet"/>
      <w:lvlText w:val="○"/>
      <w:lvlJc w:val="left"/>
      <w:pPr>
        <w:ind w:left="3600" w:hanging="360"/>
      </w:pPr>
    </w:lvl>
    <w:lvl w:ilvl="5" w:tplc="C388D5AC">
      <w:start w:val="1"/>
      <w:numFmt w:val="bullet"/>
      <w:lvlText w:val="■"/>
      <w:lvlJc w:val="left"/>
      <w:pPr>
        <w:ind w:left="4320" w:hanging="360"/>
      </w:pPr>
    </w:lvl>
    <w:lvl w:ilvl="6" w:tplc="DEA89474">
      <w:start w:val="1"/>
      <w:numFmt w:val="bullet"/>
      <w:lvlText w:val="●"/>
      <w:lvlJc w:val="left"/>
      <w:pPr>
        <w:ind w:left="5040" w:hanging="360"/>
      </w:pPr>
    </w:lvl>
    <w:lvl w:ilvl="7" w:tplc="C0C4AF9E">
      <w:start w:val="1"/>
      <w:numFmt w:val="bullet"/>
      <w:lvlText w:val="●"/>
      <w:lvlJc w:val="left"/>
      <w:pPr>
        <w:ind w:left="5760" w:hanging="360"/>
      </w:pPr>
    </w:lvl>
    <w:lvl w:ilvl="8" w:tplc="D2827AD6">
      <w:start w:val="1"/>
      <w:numFmt w:val="bullet"/>
      <w:lvlText w:val="●"/>
      <w:lvlJc w:val="left"/>
      <w:pPr>
        <w:ind w:left="6480" w:hanging="360"/>
      </w:pPr>
    </w:lvl>
  </w:abstractNum>
  <w:num w:numId="1" w16cid:durableId="448013096">
    <w:abstractNumId w:val="19"/>
    <w:lvlOverride w:ilvl="0">
      <w:startOverride w:val="1"/>
    </w:lvlOverride>
  </w:num>
  <w:num w:numId="2" w16cid:durableId="1534223425">
    <w:abstractNumId w:val="15"/>
  </w:num>
  <w:num w:numId="3" w16cid:durableId="357433610">
    <w:abstractNumId w:val="2"/>
  </w:num>
  <w:num w:numId="4" w16cid:durableId="828405405">
    <w:abstractNumId w:val="6"/>
  </w:num>
  <w:num w:numId="5" w16cid:durableId="120653945">
    <w:abstractNumId w:val="12"/>
  </w:num>
  <w:num w:numId="6" w16cid:durableId="371661769">
    <w:abstractNumId w:val="16"/>
  </w:num>
  <w:num w:numId="7" w16cid:durableId="18164643">
    <w:abstractNumId w:val="17"/>
  </w:num>
  <w:num w:numId="8" w16cid:durableId="922228142">
    <w:abstractNumId w:val="18"/>
  </w:num>
  <w:num w:numId="9" w16cid:durableId="820389739">
    <w:abstractNumId w:val="1"/>
  </w:num>
  <w:num w:numId="10" w16cid:durableId="1386293082">
    <w:abstractNumId w:val="14"/>
  </w:num>
  <w:num w:numId="11" w16cid:durableId="1388726755">
    <w:abstractNumId w:val="11"/>
  </w:num>
  <w:num w:numId="12" w16cid:durableId="201334132">
    <w:abstractNumId w:val="5"/>
  </w:num>
  <w:num w:numId="13" w16cid:durableId="1443961628">
    <w:abstractNumId w:val="10"/>
  </w:num>
  <w:num w:numId="14" w16cid:durableId="748236803">
    <w:abstractNumId w:val="8"/>
  </w:num>
  <w:num w:numId="15" w16cid:durableId="782572095">
    <w:abstractNumId w:val="0"/>
  </w:num>
  <w:num w:numId="16" w16cid:durableId="272057494">
    <w:abstractNumId w:val="4"/>
  </w:num>
  <w:num w:numId="17" w16cid:durableId="238831257">
    <w:abstractNumId w:val="7"/>
  </w:num>
  <w:num w:numId="18" w16cid:durableId="1547983425">
    <w:abstractNumId w:val="9"/>
  </w:num>
  <w:num w:numId="19" w16cid:durableId="1593272311">
    <w:abstractNumId w:val="13"/>
  </w:num>
  <w:num w:numId="20" w16cid:durableId="4349795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ymour Azar">
    <w15:presenceInfo w15:providerId="AD" w15:userId="S::TeymourAzar@CubeRecherche11.onmicrosoft.com::8c592fbc-202e-4ab4-a912-076c366009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3A4"/>
    <w:rsid w:val="000031E1"/>
    <w:rsid w:val="00024E0C"/>
    <w:rsid w:val="00031105"/>
    <w:rsid w:val="00060029"/>
    <w:rsid w:val="0006708C"/>
    <w:rsid w:val="0007052A"/>
    <w:rsid w:val="000A67E6"/>
    <w:rsid w:val="000D03C6"/>
    <w:rsid w:val="000E063D"/>
    <w:rsid w:val="000E2293"/>
    <w:rsid w:val="000E5FB2"/>
    <w:rsid w:val="000E6C2A"/>
    <w:rsid w:val="000F342C"/>
    <w:rsid w:val="00100E08"/>
    <w:rsid w:val="00124C88"/>
    <w:rsid w:val="001275ED"/>
    <w:rsid w:val="00132E2E"/>
    <w:rsid w:val="001555B8"/>
    <w:rsid w:val="00161342"/>
    <w:rsid w:val="00186711"/>
    <w:rsid w:val="001B4882"/>
    <w:rsid w:val="001D255F"/>
    <w:rsid w:val="001E0ABD"/>
    <w:rsid w:val="001E2521"/>
    <w:rsid w:val="00201D42"/>
    <w:rsid w:val="0020447A"/>
    <w:rsid w:val="00206D3A"/>
    <w:rsid w:val="00210D06"/>
    <w:rsid w:val="0022437C"/>
    <w:rsid w:val="002244A4"/>
    <w:rsid w:val="002327F1"/>
    <w:rsid w:val="00244862"/>
    <w:rsid w:val="00275602"/>
    <w:rsid w:val="00290F4F"/>
    <w:rsid w:val="002959FB"/>
    <w:rsid w:val="002D3230"/>
    <w:rsid w:val="002F3452"/>
    <w:rsid w:val="002F617E"/>
    <w:rsid w:val="003107EF"/>
    <w:rsid w:val="00312208"/>
    <w:rsid w:val="00326B26"/>
    <w:rsid w:val="003315DE"/>
    <w:rsid w:val="00332F82"/>
    <w:rsid w:val="00341D0A"/>
    <w:rsid w:val="00347943"/>
    <w:rsid w:val="00365B8C"/>
    <w:rsid w:val="00371682"/>
    <w:rsid w:val="003717B5"/>
    <w:rsid w:val="00376C60"/>
    <w:rsid w:val="00386D9D"/>
    <w:rsid w:val="003B5DAA"/>
    <w:rsid w:val="003E25D7"/>
    <w:rsid w:val="003F4337"/>
    <w:rsid w:val="00403DA2"/>
    <w:rsid w:val="0046354B"/>
    <w:rsid w:val="004805EE"/>
    <w:rsid w:val="00490047"/>
    <w:rsid w:val="004B3E0D"/>
    <w:rsid w:val="004E0E8B"/>
    <w:rsid w:val="004F404B"/>
    <w:rsid w:val="004F77F3"/>
    <w:rsid w:val="005003A4"/>
    <w:rsid w:val="00506CBB"/>
    <w:rsid w:val="00534B7F"/>
    <w:rsid w:val="00553093"/>
    <w:rsid w:val="00556957"/>
    <w:rsid w:val="005815E8"/>
    <w:rsid w:val="005876B0"/>
    <w:rsid w:val="005B630C"/>
    <w:rsid w:val="005C0647"/>
    <w:rsid w:val="005D423B"/>
    <w:rsid w:val="0060002F"/>
    <w:rsid w:val="006050FD"/>
    <w:rsid w:val="00610F9F"/>
    <w:rsid w:val="00615C24"/>
    <w:rsid w:val="00631A39"/>
    <w:rsid w:val="0063613D"/>
    <w:rsid w:val="006524AB"/>
    <w:rsid w:val="00671CBE"/>
    <w:rsid w:val="006926B4"/>
    <w:rsid w:val="006B0233"/>
    <w:rsid w:val="006C5B27"/>
    <w:rsid w:val="006C781B"/>
    <w:rsid w:val="006D311F"/>
    <w:rsid w:val="00705497"/>
    <w:rsid w:val="007140C4"/>
    <w:rsid w:val="00717630"/>
    <w:rsid w:val="0073002C"/>
    <w:rsid w:val="00731B3B"/>
    <w:rsid w:val="00737680"/>
    <w:rsid w:val="00740845"/>
    <w:rsid w:val="00744526"/>
    <w:rsid w:val="00752DB6"/>
    <w:rsid w:val="0075352B"/>
    <w:rsid w:val="00777E66"/>
    <w:rsid w:val="0079087F"/>
    <w:rsid w:val="00791052"/>
    <w:rsid w:val="00791E24"/>
    <w:rsid w:val="00797006"/>
    <w:rsid w:val="007B675E"/>
    <w:rsid w:val="007C0601"/>
    <w:rsid w:val="007C1373"/>
    <w:rsid w:val="007C15DD"/>
    <w:rsid w:val="007C5828"/>
    <w:rsid w:val="007E13DD"/>
    <w:rsid w:val="007E24F2"/>
    <w:rsid w:val="007F2829"/>
    <w:rsid w:val="008058CE"/>
    <w:rsid w:val="008411E7"/>
    <w:rsid w:val="00862864"/>
    <w:rsid w:val="008852CD"/>
    <w:rsid w:val="008956A8"/>
    <w:rsid w:val="008B4344"/>
    <w:rsid w:val="008B76CF"/>
    <w:rsid w:val="008C12D9"/>
    <w:rsid w:val="008D34F6"/>
    <w:rsid w:val="00900AB3"/>
    <w:rsid w:val="00903150"/>
    <w:rsid w:val="009421AE"/>
    <w:rsid w:val="00953BF6"/>
    <w:rsid w:val="00954D42"/>
    <w:rsid w:val="00971D4A"/>
    <w:rsid w:val="009842CD"/>
    <w:rsid w:val="00984A85"/>
    <w:rsid w:val="009A5A01"/>
    <w:rsid w:val="009A61A1"/>
    <w:rsid w:val="009B16B7"/>
    <w:rsid w:val="009C60C8"/>
    <w:rsid w:val="009D45AD"/>
    <w:rsid w:val="009E1B73"/>
    <w:rsid w:val="009E5868"/>
    <w:rsid w:val="009E63A0"/>
    <w:rsid w:val="00A02D1E"/>
    <w:rsid w:val="00A07D10"/>
    <w:rsid w:val="00A16110"/>
    <w:rsid w:val="00A2042F"/>
    <w:rsid w:val="00A229E6"/>
    <w:rsid w:val="00A25926"/>
    <w:rsid w:val="00A25C43"/>
    <w:rsid w:val="00A52F6D"/>
    <w:rsid w:val="00A6121C"/>
    <w:rsid w:val="00A81875"/>
    <w:rsid w:val="00A864DA"/>
    <w:rsid w:val="00A92023"/>
    <w:rsid w:val="00A96A48"/>
    <w:rsid w:val="00AB3DA6"/>
    <w:rsid w:val="00AB778B"/>
    <w:rsid w:val="00AC465B"/>
    <w:rsid w:val="00AD0E45"/>
    <w:rsid w:val="00AD7FA0"/>
    <w:rsid w:val="00B243C2"/>
    <w:rsid w:val="00B317DB"/>
    <w:rsid w:val="00B44D7E"/>
    <w:rsid w:val="00B53B6A"/>
    <w:rsid w:val="00B57B6F"/>
    <w:rsid w:val="00B6722B"/>
    <w:rsid w:val="00B868B7"/>
    <w:rsid w:val="00B87066"/>
    <w:rsid w:val="00BA29AD"/>
    <w:rsid w:val="00BC7AD6"/>
    <w:rsid w:val="00BE15B7"/>
    <w:rsid w:val="00BF7F40"/>
    <w:rsid w:val="00C22FBD"/>
    <w:rsid w:val="00C24134"/>
    <w:rsid w:val="00C2593C"/>
    <w:rsid w:val="00C420F3"/>
    <w:rsid w:val="00C424D4"/>
    <w:rsid w:val="00C461D2"/>
    <w:rsid w:val="00C62823"/>
    <w:rsid w:val="00C73A9F"/>
    <w:rsid w:val="00C76458"/>
    <w:rsid w:val="00CD74AB"/>
    <w:rsid w:val="00CE2334"/>
    <w:rsid w:val="00CE7155"/>
    <w:rsid w:val="00CF03F0"/>
    <w:rsid w:val="00D14435"/>
    <w:rsid w:val="00D23F64"/>
    <w:rsid w:val="00D263DE"/>
    <w:rsid w:val="00D30615"/>
    <w:rsid w:val="00D31794"/>
    <w:rsid w:val="00D45AC3"/>
    <w:rsid w:val="00D46828"/>
    <w:rsid w:val="00D47B36"/>
    <w:rsid w:val="00D679C6"/>
    <w:rsid w:val="00DA6B68"/>
    <w:rsid w:val="00DC05BF"/>
    <w:rsid w:val="00DC77DE"/>
    <w:rsid w:val="00E07B13"/>
    <w:rsid w:val="00E17C04"/>
    <w:rsid w:val="00E36AEF"/>
    <w:rsid w:val="00E76DAC"/>
    <w:rsid w:val="00E933D8"/>
    <w:rsid w:val="00EB2381"/>
    <w:rsid w:val="00EB4A2E"/>
    <w:rsid w:val="00ED6776"/>
    <w:rsid w:val="00F064CB"/>
    <w:rsid w:val="00F243F0"/>
    <w:rsid w:val="00F245A5"/>
    <w:rsid w:val="00F347CF"/>
    <w:rsid w:val="00F717C8"/>
    <w:rsid w:val="00F828BD"/>
    <w:rsid w:val="00FB4816"/>
    <w:rsid w:val="00FF6F8E"/>
    <w:rsid w:val="075E9249"/>
    <w:rsid w:val="0A12A971"/>
    <w:rsid w:val="0D6A387D"/>
    <w:rsid w:val="15ADEAFD"/>
    <w:rsid w:val="1733BDEE"/>
    <w:rsid w:val="18666CDC"/>
    <w:rsid w:val="1909A5A6"/>
    <w:rsid w:val="1AF82BC9"/>
    <w:rsid w:val="1CA1C471"/>
    <w:rsid w:val="1CC9158B"/>
    <w:rsid w:val="22FA6A17"/>
    <w:rsid w:val="255FB00A"/>
    <w:rsid w:val="324DDE76"/>
    <w:rsid w:val="33AAFD6E"/>
    <w:rsid w:val="37F2DA5D"/>
    <w:rsid w:val="3AC4474D"/>
    <w:rsid w:val="3DAC7071"/>
    <w:rsid w:val="47ABB634"/>
    <w:rsid w:val="483C2B72"/>
    <w:rsid w:val="4A144382"/>
    <w:rsid w:val="52531C74"/>
    <w:rsid w:val="54B31AF8"/>
    <w:rsid w:val="5DE5323D"/>
    <w:rsid w:val="623D0304"/>
    <w:rsid w:val="63DC57E8"/>
    <w:rsid w:val="68EC12AB"/>
    <w:rsid w:val="69BFFF5C"/>
    <w:rsid w:val="6C906DB8"/>
    <w:rsid w:val="75103ABD"/>
    <w:rsid w:val="767C7A77"/>
    <w:rsid w:val="7868C9E9"/>
    <w:rsid w:val="7A8889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EAAE"/>
  <w15:docId w15:val="{2CBC6021-10C2-4264-8E91-D5CBEDEE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21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ectionTitle">
    <w:name w:val="Section Title"/>
    <w:next w:val="Question1"/>
    <w:qFormat/>
    <w:pPr>
      <w:shd w:val="clear" w:color="auto" w:fill="111111"/>
      <w:spacing w:before="360" w:after="200"/>
      <w:ind w:left="160" w:right="160"/>
    </w:pPr>
    <w:rPr>
      <w:b/>
      <w:bCs/>
      <w:caps/>
      <w:color w:val="FFFFFF"/>
      <w:sz w:val="22"/>
      <w:szCs w:val="22"/>
    </w:rPr>
  </w:style>
  <w:style w:type="paragraph" w:customStyle="1" w:styleId="Subhead">
    <w:name w:val="Subhead"/>
    <w:qFormat/>
    <w:pPr>
      <w:spacing w:before="120" w:after="60"/>
      <w:ind w:left="720"/>
    </w:pPr>
    <w:rPr>
      <w:b/>
      <w:bCs/>
    </w:rPr>
  </w:style>
  <w:style w:type="paragraph" w:customStyle="1" w:styleId="Question1">
    <w:name w:val="Question1"/>
    <w:next w:val="Respshort"/>
    <w:qFormat/>
    <w:pPr>
      <w:keepNext/>
      <w:keepLines/>
      <w:spacing w:before="240" w:after="80"/>
      <w:ind w:left="720" w:hanging="720"/>
    </w:pPr>
  </w:style>
  <w:style w:type="paragraph" w:customStyle="1" w:styleId="GenInstr">
    <w:name w:val="Gen. Instr."/>
    <w:next w:val="Question1"/>
    <w:qFormat/>
    <w:pPr>
      <w:keepNext/>
      <w:spacing w:before="40" w:after="40"/>
      <w:ind w:left="720"/>
    </w:pPr>
    <w:rPr>
      <w:color w:val="1A4A7A"/>
      <w:sz w:val="19"/>
      <w:szCs w:val="19"/>
    </w:rPr>
  </w:style>
  <w:style w:type="paragraph" w:customStyle="1" w:styleId="ProgrammerInstr">
    <w:name w:val="Programmer Instr."/>
    <w:next w:val="Question1"/>
    <w:qFormat/>
    <w:pPr>
      <w:keepNext/>
      <w:shd w:val="clear" w:color="auto" w:fill="FFF3CD"/>
      <w:spacing w:before="40" w:after="40"/>
      <w:ind w:left="880"/>
    </w:pPr>
    <w:rPr>
      <w:b/>
      <w:bCs/>
      <w:caps/>
      <w:color w:val="7D4E00"/>
      <w:sz w:val="19"/>
      <w:szCs w:val="19"/>
    </w:rPr>
  </w:style>
  <w:style w:type="paragraph" w:customStyle="1" w:styleId="Respshort">
    <w:name w:val="Resp. short"/>
    <w:qFormat/>
    <w:pPr>
      <w:keepNext/>
      <w:tabs>
        <w:tab w:val="right" w:leader="dot" w:pos="7920"/>
        <w:tab w:val="left" w:pos="8160"/>
      </w:tabs>
      <w:ind w:left="720"/>
    </w:pPr>
    <w:rPr>
      <w:sz w:val="19"/>
      <w:szCs w:val="19"/>
    </w:rPr>
  </w:style>
  <w:style w:type="paragraph" w:customStyle="1" w:styleId="Respshortinstr">
    <w:name w:val="Resp. short + instr."/>
    <w:basedOn w:val="Respshort"/>
    <w:qFormat/>
    <w:pPr>
      <w:tabs>
        <w:tab w:val="left" w:pos="8640"/>
      </w:tabs>
    </w:pPr>
  </w:style>
  <w:style w:type="paragraph" w:customStyle="1" w:styleId="Resplong">
    <w:name w:val="Resp. long"/>
    <w:qFormat/>
    <w:pPr>
      <w:keepNext/>
      <w:tabs>
        <w:tab w:val="right" w:leader="dot" w:pos="8640"/>
        <w:tab w:val="left" w:pos="8880"/>
      </w:tabs>
      <w:ind w:left="720" w:hanging="480"/>
    </w:pPr>
    <w:rPr>
      <w:sz w:val="19"/>
      <w:szCs w:val="19"/>
    </w:rPr>
  </w:style>
  <w:style w:type="paragraph" w:customStyle="1" w:styleId="Verbatimline">
    <w:name w:val="Verbatim line"/>
    <w:qFormat/>
    <w:pPr>
      <w:pBdr>
        <w:bottom w:val="single" w:sz="4" w:space="2" w:color="DDDDDD"/>
      </w:pBdr>
      <w:spacing w:before="60" w:after="60"/>
      <w:ind w:left="720"/>
    </w:pPr>
    <w:rPr>
      <w:sz w:val="19"/>
      <w:szCs w:val="19"/>
    </w:rPr>
  </w:style>
  <w:style w:type="paragraph" w:customStyle="1" w:styleId="Message">
    <w:name w:val="Message"/>
    <w:qFormat/>
    <w:pPr>
      <w:shd w:val="clear" w:color="auto" w:fill="F0F0F0"/>
      <w:spacing w:before="40" w:after="40"/>
      <w:ind w:left="720"/>
    </w:pPr>
    <w:rPr>
      <w:i/>
      <w:iCs/>
      <w:color w:val="555555"/>
      <w:sz w:val="18"/>
      <w:szCs w:val="18"/>
    </w:rPr>
  </w:style>
  <w:style w:type="paragraph" w:customStyle="1" w:styleId="ScaleTitle">
    <w:name w:val="Scale Title"/>
    <w:qFormat/>
    <w:pPr>
      <w:pBdr>
        <w:bottom w:val="single" w:sz="3" w:space="2" w:color="DDDDDD"/>
      </w:pBdr>
      <w:spacing w:before="120" w:after="40"/>
      <w:ind w:left="720"/>
    </w:pPr>
    <w:rPr>
      <w:b/>
      <w:bCs/>
      <w:caps/>
      <w:color w:val="555555"/>
      <w:sz w:val="18"/>
      <w:szCs w:val="18"/>
    </w:rPr>
  </w:style>
  <w:style w:type="paragraph" w:customStyle="1" w:styleId="Endquestion">
    <w:name w:val="End question"/>
    <w:next w:val="Question1"/>
    <w:pPr>
      <w:spacing w:before="60" w:after="60"/>
    </w:pPr>
    <w:rPr>
      <w:sz w:val="8"/>
      <w:szCs w:val="8"/>
    </w:rPr>
  </w:style>
  <w:style w:type="paragraph" w:styleId="Footer">
    <w:name w:val="footer"/>
    <w:basedOn w:val="Normal"/>
    <w:link w:val="FooterChar"/>
    <w:uiPriority w:val="99"/>
    <w:unhideWhenUsed/>
    <w:rsid w:val="00671CBE"/>
    <w:pPr>
      <w:tabs>
        <w:tab w:val="center" w:pos="4680"/>
        <w:tab w:val="right" w:pos="9360"/>
      </w:tabs>
    </w:pPr>
  </w:style>
  <w:style w:type="character" w:customStyle="1" w:styleId="FooterChar">
    <w:name w:val="Footer Char"/>
    <w:basedOn w:val="DefaultParagraphFont"/>
    <w:link w:val="Footer"/>
    <w:uiPriority w:val="99"/>
    <w:rsid w:val="00671CBE"/>
  </w:style>
  <w:style w:type="character" w:styleId="PageNumber">
    <w:name w:val="page number"/>
    <w:basedOn w:val="DefaultParagraphFont"/>
    <w:uiPriority w:val="99"/>
    <w:semiHidden/>
    <w:unhideWhenUsed/>
    <w:rsid w:val="00671CBE"/>
  </w:style>
  <w:style w:type="paragraph" w:styleId="Revision">
    <w:name w:val="Revision"/>
    <w:hidden/>
    <w:uiPriority w:val="99"/>
    <w:semiHidden/>
    <w:rsid w:val="00C62823"/>
  </w:style>
  <w:style w:type="paragraph" w:styleId="Header">
    <w:name w:val="header"/>
    <w:basedOn w:val="Normal"/>
    <w:link w:val="HeaderChar"/>
    <w:uiPriority w:val="99"/>
    <w:unhideWhenUsed/>
    <w:rsid w:val="004F404B"/>
    <w:pPr>
      <w:tabs>
        <w:tab w:val="center" w:pos="4680"/>
        <w:tab w:val="right" w:pos="9360"/>
      </w:tabs>
    </w:pPr>
  </w:style>
  <w:style w:type="character" w:customStyle="1" w:styleId="HeaderChar">
    <w:name w:val="Header Char"/>
    <w:basedOn w:val="DefaultParagraphFont"/>
    <w:link w:val="Header"/>
    <w:uiPriority w:val="99"/>
    <w:rsid w:val="004F404B"/>
  </w:style>
  <w:style w:type="character" w:styleId="CommentReference">
    <w:name w:val="annotation reference"/>
    <w:basedOn w:val="DefaultParagraphFont"/>
    <w:uiPriority w:val="99"/>
    <w:semiHidden/>
    <w:unhideWhenUsed/>
    <w:rsid w:val="00132E2E"/>
    <w:rPr>
      <w:sz w:val="16"/>
      <w:szCs w:val="16"/>
    </w:rPr>
  </w:style>
  <w:style w:type="paragraph" w:styleId="CommentText">
    <w:name w:val="annotation text"/>
    <w:basedOn w:val="Normal"/>
    <w:link w:val="CommentTextChar"/>
    <w:uiPriority w:val="99"/>
    <w:unhideWhenUsed/>
    <w:rsid w:val="00132E2E"/>
  </w:style>
  <w:style w:type="character" w:customStyle="1" w:styleId="CommentTextChar">
    <w:name w:val="Comment Text Char"/>
    <w:basedOn w:val="DefaultParagraphFont"/>
    <w:link w:val="CommentText"/>
    <w:uiPriority w:val="99"/>
    <w:rsid w:val="00132E2E"/>
  </w:style>
  <w:style w:type="paragraph" w:styleId="CommentSubject">
    <w:name w:val="annotation subject"/>
    <w:basedOn w:val="CommentText"/>
    <w:next w:val="CommentText"/>
    <w:link w:val="CommentSubjectChar"/>
    <w:uiPriority w:val="99"/>
    <w:semiHidden/>
    <w:unhideWhenUsed/>
    <w:rsid w:val="00132E2E"/>
    <w:rPr>
      <w:b/>
      <w:bCs/>
    </w:rPr>
  </w:style>
  <w:style w:type="character" w:customStyle="1" w:styleId="CommentSubjectChar">
    <w:name w:val="Comment Subject Char"/>
    <w:basedOn w:val="CommentTextChar"/>
    <w:link w:val="CommentSubject"/>
    <w:uiPriority w:val="99"/>
    <w:semiHidden/>
    <w:rsid w:val="00132E2E"/>
    <w:rPr>
      <w:b/>
      <w:bCs/>
    </w:rPr>
  </w:style>
  <w:style w:type="paragraph" w:customStyle="1" w:styleId="font-claude-response-body">
    <w:name w:val="font-claude-response-body"/>
    <w:basedOn w:val="Normal"/>
    <w:rsid w:val="002327F1"/>
    <w:pPr>
      <w:spacing w:before="100" w:beforeAutospacing="1" w:after="100" w:afterAutospacing="1"/>
    </w:pPr>
    <w:rPr>
      <w:rFonts w:ascii="Times New Roman" w:eastAsia="Times New Roman" w:hAnsi="Times New Roman" w:cs="Times New Roman"/>
      <w:color w:val="auto"/>
      <w:sz w:val="24"/>
      <w:szCs w:val="24"/>
    </w:rPr>
  </w:style>
  <w:style w:type="paragraph" w:customStyle="1" w:styleId="whitespace-normal">
    <w:name w:val="whitespace-normal"/>
    <w:basedOn w:val="Normal"/>
    <w:rsid w:val="002327F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842CD"/>
    <w:rPr>
      <w:b/>
      <w:bCs/>
    </w:rPr>
  </w:style>
  <w:style w:type="paragraph" w:styleId="BodyText">
    <w:name w:val="Body Text"/>
    <w:basedOn w:val="Normal"/>
    <w:link w:val="BodyTextChar"/>
    <w:uiPriority w:val="99"/>
    <w:unhideWhenUsed/>
    <w:rsid w:val="0022437C"/>
    <w:pPr>
      <w:spacing w:after="120" w:line="276" w:lineRule="auto"/>
    </w:pPr>
    <w:rPr>
      <w:rFonts w:cs="Times New Roman"/>
      <w:color w:val="auto"/>
      <w:sz w:val="22"/>
      <w:szCs w:val="22"/>
      <w:lang w:val="fr-CA"/>
    </w:rPr>
  </w:style>
  <w:style w:type="character" w:customStyle="1" w:styleId="BodyTextChar">
    <w:name w:val="Body Text Char"/>
    <w:basedOn w:val="DefaultParagraphFont"/>
    <w:link w:val="BodyText"/>
    <w:uiPriority w:val="99"/>
    <w:rsid w:val="0022437C"/>
    <w:rPr>
      <w:rFonts w:cs="Times New Roman"/>
      <w:color w:val="auto"/>
      <w:sz w:val="22"/>
      <w:szCs w:val="22"/>
      <w:lang w:val="fr-CA"/>
    </w:rPr>
  </w:style>
  <w:style w:type="character" w:styleId="Mention">
    <w:name w:val="Mention"/>
    <w:basedOn w:val="DefaultParagraphFont"/>
    <w:uiPriority w:val="99"/>
    <w:unhideWhenUsed/>
    <w:rsid w:val="0073002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157CB6-3CE2-5348-9DE5-DCAC0231A62B}">
  <we:reference id="wa200010453" version="1.0.0.1" store="en-US" storeType="OMEX"/>
  <we:alternateReferences>
    <we:reference id="wa200010453" version="1.0.0.1" store="en-US" storeType="OMEX"/>
  </we:alternateReferences>
  <we:properties>
    <we:property name="claude.fileId" value="&quot;4bb93d7c-ce3f-415b-86e0-ee6a07e1e46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0932DEAAFA542ACB917B19CF0B86E" ma:contentTypeVersion="19" ma:contentTypeDescription="Create a new document." ma:contentTypeScope="" ma:versionID="0c5b23f781120cf63680d7266e749b61">
  <xsd:schema xmlns:xsd="http://www.w3.org/2001/XMLSchema" xmlns:xs="http://www.w3.org/2001/XMLSchema" xmlns:p="http://schemas.microsoft.com/office/2006/metadata/properties" xmlns:ns2="2d4f80c5-5211-44ea-a25b-bc4a8c0de9bd" xmlns:ns3="3e515460-ec98-41e4-b0f7-97a10f4194fd" targetNamespace="http://schemas.microsoft.com/office/2006/metadata/properties" ma:root="true" ma:fieldsID="b277be340e24eb4c84f87eacdccc3b2d" ns2:_="" ns3:_="">
    <xsd:import namespace="2d4f80c5-5211-44ea-a25b-bc4a8c0de9bd"/>
    <xsd:import namespace="3e515460-ec98-41e4-b0f7-97a10f4194f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f80c5-5211-44ea-a25b-bc4a8c0de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be92d5-a8f5-4c82-bef9-59ee16e2a49e"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515460-ec98-41e4-b0f7-97a10f4194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abd9144-3a0a-47a1-aac3-dc6c8e0fb188}" ma:internalName="TaxCatchAll" ma:showField="CatchAllData" ma:web="3e515460-ec98-41e4-b0f7-97a10f4194f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d4f80c5-5211-44ea-a25b-bc4a8c0de9bd">
      <Terms xmlns="http://schemas.microsoft.com/office/infopath/2007/PartnerControls"/>
    </lcf76f155ced4ddcb4097134ff3c332f>
    <TaxCatchAll xmlns="3e515460-ec98-41e4-b0f7-97a10f4194f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824EC7-B276-47AB-A0F5-49DD5495D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f80c5-5211-44ea-a25b-bc4a8c0de9bd"/>
    <ds:schemaRef ds:uri="3e515460-ec98-41e4-b0f7-97a10f41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7FD46-44B2-4CF0-ADFB-8CF052024467}">
  <ds:schemaRefs>
    <ds:schemaRef ds:uri="http://schemas.microsoft.com/office/2006/metadata/properties"/>
    <ds:schemaRef ds:uri="http://schemas.microsoft.com/office/infopath/2007/PartnerControls"/>
    <ds:schemaRef ds:uri="2d4f80c5-5211-44ea-a25b-bc4a8c0de9bd"/>
    <ds:schemaRef ds:uri="3e515460-ec98-41e4-b0f7-97a10f4194fd"/>
  </ds:schemaRefs>
</ds:datastoreItem>
</file>

<file path=customXml/itemProps3.xml><?xml version="1.0" encoding="utf-8"?>
<ds:datastoreItem xmlns:ds="http://schemas.openxmlformats.org/officeDocument/2006/customXml" ds:itemID="{3A4A42B5-E6A4-4FB1-AFA5-3C26D46FA7C1}">
  <ds:schemaRefs>
    <ds:schemaRef ds:uri="http://schemas.microsoft.com/sharepoint/v3/contenttype/forms"/>
  </ds:schemaRefs>
</ds:datastoreItem>
</file>

<file path=docMetadata/LabelInfo.xml><?xml version="1.0" encoding="utf-8"?>
<clbl:labelList xmlns:clbl="http://schemas.microsoft.com/office/2020/mipLabelMetadata">
  <clbl:label id="{c21157ca-bce3-41a8-8aa7-a23c4639610a}" enabled="0" method="" siteId="{c21157ca-bce3-41a8-8aa7-a23c4639610a}"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Teymour Azar</cp:lastModifiedBy>
  <cp:revision>4</cp:revision>
  <dcterms:created xsi:type="dcterms:W3CDTF">2026-06-10T12:26:00Z</dcterms:created>
  <dcterms:modified xsi:type="dcterms:W3CDTF">2026-06-10T12:31:00Z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0x010100A130932DEAAFA542ACB917B19CF0B86E</vt:lpwstr>
  </property>
  <property fmtid="{D5CDD505-2E9C-101B-9397-08002B2CF9AE}" pid="3" name="MediaServiceImageTags">
    <vt:lpwstr/>
  </property>
  <property fmtid="{D5CDD505-2E9C-101B-9397-08002B2CF9AE}" pid="4" name="docLang">
    <vt:lpwstr>en</vt:lpwstr>
  </property>
</Properties>
</file>